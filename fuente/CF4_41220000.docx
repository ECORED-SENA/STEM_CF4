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sz w:val="20"/>
                <w:szCs w:val="20"/>
                <w:rtl w:val="0"/>
              </w:rPr>
              <w:t xml:space="preserve">Desafíos de la educación contemporánea</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rPr>
                <w:b w:val="0"/>
                <w:sz w:val="20"/>
                <w:szCs w:val="20"/>
                <w:u w:val="single"/>
              </w:rPr>
            </w:pPr>
            <w:sdt>
              <w:sdtPr>
                <w:tag w:val="goog_rdk_1"/>
              </w:sdtPr>
              <w:sdtContent>
                <w:ins w:author="Silvia Milena Sequeda C�rdenas" w:id="0" w:date="2021-09-27T22:53:54Z">
                  <w:r w:rsidDel="00000000" w:rsidR="00000000" w:rsidRPr="00000000">
                    <w:rPr>
                      <w:sz w:val="20"/>
                      <w:szCs w:val="20"/>
                      <w:rtl w:val="0"/>
                    </w:rPr>
                    <w:t xml:space="preserve">240201064. </w:t>
                  </w:r>
                </w:ins>
              </w:sdtContent>
            </w:sdt>
            <w:r w:rsidDel="00000000" w:rsidR="00000000" w:rsidRPr="00000000">
              <w:rPr>
                <w:b w:val="0"/>
                <w:color w:val="000000"/>
                <w:sz w:val="20"/>
                <w:szCs w:val="20"/>
                <w:rtl w:val="0"/>
              </w:rPr>
              <w:t xml:space="preserve">Identificación de las necesidades formativas contemporáneas.</w:t>
            </w:r>
            <w:r w:rsidDel="00000000" w:rsidR="00000000" w:rsidRPr="00000000">
              <w:rPr>
                <w:rtl w:val="0"/>
              </w:rPr>
            </w:r>
          </w:p>
        </w:tc>
        <w:tc>
          <w:tcPr>
            <w:vAlign w:val="center"/>
          </w:tcPr>
          <w:p w:rsidR="00000000" w:rsidDel="00000000" w:rsidP="00000000" w:rsidRDefault="00000000" w:rsidRPr="00000000" w14:paraId="00000008">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rPr>
                <w:b w:val="0"/>
                <w:sz w:val="20"/>
                <w:szCs w:val="20"/>
              </w:rPr>
            </w:pPr>
            <w:r w:rsidDel="00000000" w:rsidR="00000000" w:rsidRPr="00000000">
              <w:rPr>
                <w:b w:val="0"/>
                <w:color w:val="000000"/>
                <w:sz w:val="20"/>
                <w:szCs w:val="20"/>
                <w:rtl w:val="0"/>
              </w:rPr>
              <w:t xml:space="preserve">240201064 -04. Evaluar los elementos necesarios para introducir cambios en la ejecución de la formación según las áreas STEM</w:t>
            </w:r>
            <w:r w:rsidDel="00000000" w:rsidR="00000000" w:rsidRPr="00000000">
              <w:rPr>
                <w:b w:val="0"/>
                <w:color w:val="e36c09"/>
                <w:sz w:val="20"/>
                <w:szCs w:val="20"/>
                <w:rtl w:val="0"/>
              </w:rPr>
              <w:t xml:space="preserve">.</w:t>
            </w:r>
            <w:r w:rsidDel="00000000" w:rsidR="00000000" w:rsidRPr="00000000">
              <w:rPr>
                <w:rtl w:val="0"/>
              </w:rPr>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e36c09"/>
                <w:sz w:val="20"/>
                <w:szCs w:val="20"/>
              </w:rPr>
            </w:pPr>
            <w:r w:rsidDel="00000000" w:rsidR="00000000" w:rsidRPr="00000000">
              <w:rPr>
                <w:b w:val="0"/>
                <w:sz w:val="20"/>
                <w:szCs w:val="20"/>
                <w:rtl w:val="0"/>
              </w:rPr>
              <w:t xml:space="preserve">4</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e36c09"/>
                <w:sz w:val="20"/>
                <w:szCs w:val="20"/>
              </w:rPr>
            </w:pPr>
            <w:r w:rsidDel="00000000" w:rsidR="00000000" w:rsidRPr="00000000">
              <w:rPr>
                <w:b w:val="0"/>
                <w:color w:val="000000"/>
                <w:sz w:val="20"/>
                <w:szCs w:val="20"/>
                <w:rtl w:val="0"/>
              </w:rPr>
              <w:t xml:space="preserve">La Integración Curricular y la Educación STEM</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color w:val="595959"/>
                <w:sz w:val="20"/>
                <w:szCs w:val="20"/>
              </w:rPr>
            </w:pPr>
            <w:r w:rsidDel="00000000" w:rsidR="00000000" w:rsidRPr="00000000">
              <w:rPr>
                <w:rtl w:val="0"/>
              </w:rPr>
            </w:r>
          </w:p>
          <w:p w:rsidR="00000000" w:rsidDel="00000000" w:rsidP="00000000" w:rsidRDefault="00000000" w:rsidRPr="00000000" w14:paraId="00000012">
            <w:pPr>
              <w:spacing w:line="276" w:lineRule="auto"/>
              <w:jc w:val="both"/>
              <w:rPr>
                <w:color w:val="595959"/>
                <w:sz w:val="20"/>
                <w:szCs w:val="20"/>
              </w:rPr>
            </w:pPr>
            <w:r w:rsidDel="00000000" w:rsidR="00000000" w:rsidRPr="00000000">
              <w:rPr>
                <w:color w:val="595959"/>
                <w:sz w:val="20"/>
                <w:szCs w:val="20"/>
                <w:rtl w:val="0"/>
              </w:rPr>
              <w:t xml:space="preserve">La integración curricular y la educación STEM como metodologías buscan continuar el proceso que empezó con relación a la necesidad de cambios en la educación para el siglo XXI. Que logre satisfacer el desarrollo de la cuarta revolución industrial y la sustentabilidad planetaria; los nuevos ciudadanos demandan nuevas habilidades y destrezas, en la actual sociedad del conocimiento, habilidades como comprensión de lectura, transmisión de conocimiento, redacción de textos, comunicación asertiva, pensamiento de diseño y el desarrollo de nuevas estrategias para la enseñanza aprendizaje.</w:t>
            </w:r>
          </w:p>
          <w:p w:rsidR="00000000" w:rsidDel="00000000" w:rsidP="00000000" w:rsidRDefault="00000000" w:rsidRPr="00000000" w14:paraId="00000013">
            <w:pPr>
              <w:spacing w:line="276" w:lineRule="auto"/>
              <w:jc w:val="both"/>
              <w:rPr>
                <w:color w:val="595959"/>
                <w:sz w:val="20"/>
                <w:szCs w:val="20"/>
                <w:highlight w:val="yellow"/>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4">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rPr>
                <w:color w:val="595959"/>
                <w:sz w:val="20"/>
                <w:szCs w:val="20"/>
              </w:rPr>
            </w:pPr>
            <w:r w:rsidDel="00000000" w:rsidR="00000000" w:rsidRPr="00000000">
              <w:rPr>
                <w:color w:val="595959"/>
                <w:sz w:val="20"/>
                <w:szCs w:val="20"/>
                <w:rtl w:val="0"/>
              </w:rPr>
              <w:t xml:space="preserve">Integración curricular, STEM, Ciencias, Interdisciplinariedad, Transdisciplinariedad</w:t>
            </w:r>
          </w:p>
        </w:tc>
      </w:tr>
    </w:tbl>
    <w:p w:rsidR="00000000" w:rsidDel="00000000" w:rsidP="00000000" w:rsidRDefault="00000000" w:rsidRPr="00000000" w14:paraId="00000016">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ind w:left="180" w:firstLine="0"/>
              <w:rPr>
                <w:b w:val="0"/>
                <w:color w:val="000000"/>
                <w:sz w:val="20"/>
                <w:szCs w:val="20"/>
              </w:rPr>
            </w:pPr>
            <w:r w:rsidDel="00000000" w:rsidR="00000000" w:rsidRPr="00000000">
              <w:rPr>
                <w:rtl w:val="0"/>
              </w:rPr>
            </w:r>
          </w:p>
          <w:p w:rsidR="00000000" w:rsidDel="00000000" w:rsidP="00000000" w:rsidRDefault="00000000" w:rsidRPr="00000000" w14:paraId="00000019">
            <w:pPr>
              <w:ind w:left="180" w:firstLine="0"/>
              <w:rPr>
                <w:b w:val="0"/>
                <w:color w:val="000000"/>
                <w:sz w:val="20"/>
                <w:szCs w:val="20"/>
              </w:rPr>
            </w:pPr>
            <w:r w:rsidDel="00000000" w:rsidR="00000000" w:rsidRPr="00000000">
              <w:rPr>
                <w:b w:val="0"/>
                <w:color w:val="000000"/>
                <w:sz w:val="20"/>
                <w:szCs w:val="20"/>
                <w:rtl w:val="0"/>
              </w:rPr>
              <w:t xml:space="preserve">4 - CIENCIAS SOCIALES, EDUCACIÓN, SERVICIOS GUBERNAMENTALES Y RELIGIÓN</w:t>
            </w:r>
          </w:p>
          <w:p w:rsidR="00000000" w:rsidDel="00000000" w:rsidP="00000000" w:rsidRDefault="00000000" w:rsidRPr="00000000" w14:paraId="0000001A">
            <w:pPr>
              <w:spacing w:line="276" w:lineRule="auto"/>
              <w:rPr>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rPr>
          <w:sz w:val="20"/>
          <w:szCs w:val="20"/>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20">
      <w:pPr>
        <w:rPr>
          <w:b w:val="1"/>
          <w:sz w:val="20"/>
          <w:szCs w:val="20"/>
        </w:rPr>
      </w:pPr>
      <w:r w:rsidDel="00000000" w:rsidR="00000000" w:rsidRPr="00000000">
        <w:rPr>
          <w:rtl w:val="0"/>
        </w:rPr>
      </w:r>
    </w:p>
    <w:p w:rsidR="00000000" w:rsidDel="00000000" w:rsidP="00000000" w:rsidRDefault="00000000" w:rsidRPr="00000000" w14:paraId="00000021">
      <w:pPr>
        <w:spacing w:line="240" w:lineRule="auto"/>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2">
      <w:pPr>
        <w:spacing w:line="240" w:lineRule="auto"/>
        <w:rPr>
          <w:sz w:val="20"/>
          <w:szCs w:val="20"/>
        </w:rPr>
      </w:pPr>
      <w:r w:rsidDel="00000000" w:rsidR="00000000" w:rsidRPr="00000000">
        <w:rPr>
          <w:rtl w:val="0"/>
        </w:rPr>
      </w:r>
    </w:p>
    <w:p w:rsidR="00000000" w:rsidDel="00000000" w:rsidP="00000000" w:rsidRDefault="00000000" w:rsidRPr="00000000" w14:paraId="00000023">
      <w:pPr>
        <w:spacing w:line="240" w:lineRule="auto"/>
        <w:rPr>
          <w:sz w:val="20"/>
          <w:szCs w:val="20"/>
        </w:rPr>
      </w:pPr>
      <w:r w:rsidDel="00000000" w:rsidR="00000000" w:rsidRPr="00000000">
        <w:rPr>
          <w:sz w:val="20"/>
          <w:szCs w:val="20"/>
          <w:rtl w:val="0"/>
        </w:rPr>
        <w:t xml:space="preserve">1. Innovación educativa y los proyectos integrados</w:t>
      </w:r>
    </w:p>
    <w:p w:rsidR="00000000" w:rsidDel="00000000" w:rsidP="00000000" w:rsidRDefault="00000000" w:rsidRPr="00000000" w14:paraId="00000024">
      <w:pPr>
        <w:spacing w:line="240" w:lineRule="auto"/>
        <w:rPr>
          <w:sz w:val="20"/>
          <w:szCs w:val="20"/>
        </w:rPr>
      </w:pPr>
      <w:r w:rsidDel="00000000" w:rsidR="00000000" w:rsidRPr="00000000">
        <w:rPr>
          <w:sz w:val="20"/>
          <w:szCs w:val="20"/>
          <w:rtl w:val="0"/>
        </w:rPr>
        <w:t xml:space="preserve">1.1. Diversas formas de Integración curricular</w:t>
      </w:r>
    </w:p>
    <w:p w:rsidR="00000000" w:rsidDel="00000000" w:rsidP="00000000" w:rsidRDefault="00000000" w:rsidRPr="00000000" w14:paraId="00000025">
      <w:pPr>
        <w:spacing w:line="240" w:lineRule="auto"/>
        <w:rPr>
          <w:sz w:val="20"/>
          <w:szCs w:val="20"/>
        </w:rPr>
      </w:pPr>
      <w:r w:rsidDel="00000000" w:rsidR="00000000" w:rsidRPr="00000000">
        <w:rPr>
          <w:sz w:val="20"/>
          <w:szCs w:val="20"/>
          <w:rtl w:val="0"/>
        </w:rPr>
        <w:t xml:space="preserve">1.2. La integración de asignaturas de la Educación STEM</w:t>
      </w:r>
    </w:p>
    <w:p w:rsidR="00000000" w:rsidDel="00000000" w:rsidP="00000000" w:rsidRDefault="00000000" w:rsidRPr="00000000" w14:paraId="00000026">
      <w:pPr>
        <w:spacing w:line="240" w:lineRule="auto"/>
        <w:rPr>
          <w:sz w:val="20"/>
          <w:szCs w:val="20"/>
        </w:rPr>
      </w:pPr>
      <w:r w:rsidDel="00000000" w:rsidR="00000000" w:rsidRPr="00000000">
        <w:rPr>
          <w:sz w:val="20"/>
          <w:szCs w:val="20"/>
          <w:rtl w:val="0"/>
        </w:rPr>
        <w:t xml:space="preserve">1.2.1. Integración Multidisciplinaria o temática</w:t>
      </w:r>
    </w:p>
    <w:p w:rsidR="00000000" w:rsidDel="00000000" w:rsidP="00000000" w:rsidRDefault="00000000" w:rsidRPr="00000000" w14:paraId="00000027">
      <w:pPr>
        <w:spacing w:line="240" w:lineRule="auto"/>
        <w:rPr>
          <w:sz w:val="20"/>
          <w:szCs w:val="20"/>
        </w:rPr>
      </w:pPr>
      <w:r w:rsidDel="00000000" w:rsidR="00000000" w:rsidRPr="00000000">
        <w:rPr>
          <w:sz w:val="20"/>
          <w:szCs w:val="20"/>
          <w:rtl w:val="0"/>
        </w:rPr>
        <w:t xml:space="preserve">1.2.2. Integración Interdisciplinaria</w:t>
      </w:r>
    </w:p>
    <w:p w:rsidR="00000000" w:rsidDel="00000000" w:rsidP="00000000" w:rsidRDefault="00000000" w:rsidRPr="00000000" w14:paraId="00000028">
      <w:pPr>
        <w:spacing w:line="240" w:lineRule="auto"/>
        <w:rPr>
          <w:sz w:val="20"/>
          <w:szCs w:val="20"/>
        </w:rPr>
      </w:pPr>
      <w:r w:rsidDel="00000000" w:rsidR="00000000" w:rsidRPr="00000000">
        <w:rPr>
          <w:sz w:val="20"/>
          <w:szCs w:val="20"/>
          <w:rtl w:val="0"/>
        </w:rPr>
        <w:t xml:space="preserve">1.2.3. Integración Completa o Transdisciplinaria</w:t>
      </w:r>
    </w:p>
    <w:p w:rsidR="00000000" w:rsidDel="00000000" w:rsidP="00000000" w:rsidRDefault="00000000" w:rsidRPr="00000000" w14:paraId="00000029">
      <w:pPr>
        <w:spacing w:line="240" w:lineRule="auto"/>
        <w:rPr>
          <w:sz w:val="20"/>
          <w:szCs w:val="20"/>
        </w:rPr>
      </w:pPr>
      <w:r w:rsidDel="00000000" w:rsidR="00000000" w:rsidRPr="00000000">
        <w:rPr>
          <w:rtl w:val="0"/>
        </w:rPr>
      </w:r>
    </w:p>
    <w:p w:rsidR="00000000" w:rsidDel="00000000" w:rsidP="00000000" w:rsidRDefault="00000000" w:rsidRPr="00000000" w14:paraId="0000002A">
      <w:pPr>
        <w:spacing w:line="240" w:lineRule="auto"/>
        <w:rPr>
          <w:sz w:val="20"/>
          <w:szCs w:val="20"/>
        </w:rPr>
      </w:pPr>
      <w:r w:rsidDel="00000000" w:rsidR="00000000" w:rsidRPr="00000000">
        <w:rPr>
          <w:sz w:val="20"/>
          <w:szCs w:val="20"/>
          <w:rtl w:val="0"/>
        </w:rPr>
        <w:t xml:space="preserve">2. Empleabilidad nacional e internacional y la educación STEM</w:t>
      </w:r>
    </w:p>
    <w:p w:rsidR="00000000" w:rsidDel="00000000" w:rsidP="00000000" w:rsidRDefault="00000000" w:rsidRPr="00000000" w14:paraId="0000002B">
      <w:pPr>
        <w:spacing w:line="240" w:lineRule="auto"/>
        <w:rPr>
          <w:sz w:val="20"/>
          <w:szCs w:val="20"/>
        </w:rPr>
      </w:pPr>
      <w:r w:rsidDel="00000000" w:rsidR="00000000" w:rsidRPr="00000000">
        <w:rPr>
          <w:sz w:val="20"/>
          <w:szCs w:val="20"/>
          <w:rtl w:val="0"/>
        </w:rPr>
        <w:t xml:space="preserve">2.1. El contexto internacional del empleo. </w:t>
      </w:r>
    </w:p>
    <w:p w:rsidR="00000000" w:rsidDel="00000000" w:rsidP="00000000" w:rsidRDefault="00000000" w:rsidRPr="00000000" w14:paraId="0000002C">
      <w:pPr>
        <w:spacing w:line="240" w:lineRule="auto"/>
        <w:rPr>
          <w:sz w:val="20"/>
          <w:szCs w:val="20"/>
        </w:rPr>
      </w:pPr>
      <w:r w:rsidDel="00000000" w:rsidR="00000000" w:rsidRPr="00000000">
        <w:rPr>
          <w:sz w:val="20"/>
          <w:szCs w:val="20"/>
          <w:rtl w:val="0"/>
        </w:rPr>
        <w:t xml:space="preserve">2.2. Nuevas oportunidades de empleo y la Educación STEM</w:t>
      </w:r>
    </w:p>
    <w:p w:rsidR="00000000" w:rsidDel="00000000" w:rsidP="00000000" w:rsidRDefault="00000000" w:rsidRPr="00000000" w14:paraId="0000002D">
      <w:pPr>
        <w:spacing w:line="240" w:lineRule="auto"/>
        <w:rPr>
          <w:sz w:val="20"/>
          <w:szCs w:val="20"/>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para el Desarrollo Sostenible – ODS</w:t>
      </w:r>
    </w:p>
    <w:p w:rsidR="00000000" w:rsidDel="00000000" w:rsidP="00000000" w:rsidRDefault="00000000" w:rsidRPr="00000000" w14:paraId="0000002F">
      <w:pPr>
        <w:spacing w:line="240" w:lineRule="auto"/>
        <w:rPr>
          <w:sz w:val="20"/>
          <w:szCs w:val="20"/>
        </w:rPr>
      </w:pPr>
      <w:r w:rsidDel="00000000" w:rsidR="00000000" w:rsidRPr="00000000">
        <w:rPr>
          <w:sz w:val="20"/>
          <w:szCs w:val="20"/>
          <w:rtl w:val="0"/>
        </w:rPr>
        <w:t xml:space="preserve">3.1. Definición.</w:t>
      </w:r>
    </w:p>
    <w:p w:rsidR="00000000" w:rsidDel="00000000" w:rsidP="00000000" w:rsidRDefault="00000000" w:rsidRPr="00000000" w14:paraId="00000030">
      <w:pPr>
        <w:spacing w:line="240" w:lineRule="auto"/>
        <w:rPr>
          <w:sz w:val="20"/>
          <w:szCs w:val="20"/>
        </w:rPr>
      </w:pPr>
      <w:r w:rsidDel="00000000" w:rsidR="00000000" w:rsidRPr="00000000">
        <w:rPr>
          <w:sz w:val="20"/>
          <w:szCs w:val="20"/>
          <w:rtl w:val="0"/>
        </w:rPr>
        <w:t xml:space="preserve">3.2. Agenda 2030. </w:t>
      </w:r>
    </w:p>
    <w:p w:rsidR="00000000" w:rsidDel="00000000" w:rsidP="00000000" w:rsidRDefault="00000000" w:rsidRPr="00000000" w14:paraId="00000031">
      <w:pPr>
        <w:spacing w:line="240" w:lineRule="auto"/>
        <w:rPr>
          <w:sz w:val="20"/>
          <w:szCs w:val="20"/>
        </w:rPr>
      </w:pPr>
      <w:r w:rsidDel="00000000" w:rsidR="00000000" w:rsidRPr="00000000">
        <w:rPr>
          <w:rtl w:val="0"/>
        </w:rPr>
      </w:r>
    </w:p>
    <w:p w:rsidR="00000000" w:rsidDel="00000000" w:rsidP="00000000" w:rsidRDefault="00000000" w:rsidRPr="00000000" w14:paraId="00000032">
      <w:pPr>
        <w:spacing w:line="240" w:lineRule="auto"/>
        <w:rPr>
          <w:sz w:val="20"/>
          <w:szCs w:val="20"/>
        </w:rPr>
      </w:pPr>
      <w:r w:rsidDel="00000000" w:rsidR="00000000" w:rsidRPr="00000000">
        <w:rPr>
          <w:sz w:val="20"/>
          <w:szCs w:val="20"/>
          <w:rtl w:val="0"/>
        </w:rPr>
        <w:t xml:space="preserve">4. Responsabilidad social y ambiental esperados en los aprendices del siglo XXI</w:t>
      </w:r>
    </w:p>
    <w:p w:rsidR="00000000" w:rsidDel="00000000" w:rsidP="00000000" w:rsidRDefault="00000000" w:rsidRPr="00000000" w14:paraId="00000033">
      <w:pPr>
        <w:spacing w:line="240" w:lineRule="auto"/>
        <w:rPr>
          <w:sz w:val="20"/>
          <w:szCs w:val="20"/>
        </w:rPr>
      </w:pPr>
      <w:r w:rsidDel="00000000" w:rsidR="00000000" w:rsidRPr="00000000">
        <w:rPr>
          <w:sz w:val="20"/>
          <w:szCs w:val="20"/>
          <w:rtl w:val="0"/>
        </w:rPr>
        <w:t xml:space="preserve">4.1. Habilidades para el siglo XXI</w:t>
      </w:r>
    </w:p>
    <w:p w:rsidR="00000000" w:rsidDel="00000000" w:rsidP="00000000" w:rsidRDefault="00000000" w:rsidRPr="00000000" w14:paraId="00000034">
      <w:pPr>
        <w:spacing w:line="240" w:lineRule="auto"/>
        <w:rPr>
          <w:sz w:val="20"/>
          <w:szCs w:val="20"/>
        </w:rPr>
      </w:pPr>
      <w:r w:rsidDel="00000000" w:rsidR="00000000" w:rsidRPr="00000000">
        <w:rPr>
          <w:sz w:val="20"/>
          <w:szCs w:val="20"/>
          <w:rtl w:val="0"/>
        </w:rPr>
        <w:t xml:space="preserve">4.2. Valores</w:t>
      </w:r>
    </w:p>
    <w:p w:rsidR="00000000" w:rsidDel="00000000" w:rsidP="00000000" w:rsidRDefault="00000000" w:rsidRPr="00000000" w14:paraId="00000035">
      <w:pPr>
        <w:spacing w:line="240" w:lineRule="auto"/>
        <w:rPr>
          <w:sz w:val="20"/>
          <w:szCs w:val="20"/>
        </w:rPr>
      </w:pPr>
      <w:r w:rsidDel="00000000" w:rsidR="00000000" w:rsidRPr="00000000">
        <w:rPr>
          <w:sz w:val="20"/>
          <w:szCs w:val="20"/>
          <w:rtl w:val="0"/>
        </w:rPr>
        <w:t xml:space="preserve">4.3. Competencias para la docencia en áreas STEM.</w:t>
      </w:r>
    </w:p>
    <w:p w:rsidR="00000000" w:rsidDel="00000000" w:rsidP="00000000" w:rsidRDefault="00000000" w:rsidRPr="00000000" w14:paraId="0000003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8">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9">
      <w:pPr>
        <w:rPr>
          <w:b w:val="1"/>
          <w:sz w:val="20"/>
          <w:szCs w:val="20"/>
        </w:rPr>
      </w:pPr>
      <w:r w:rsidDel="00000000" w:rsidR="00000000" w:rsidRPr="00000000">
        <w:rPr>
          <w:rtl w:val="0"/>
        </w:rPr>
      </w:r>
    </w:p>
    <w:p w:rsidR="00000000" w:rsidDel="00000000" w:rsidP="00000000" w:rsidRDefault="00000000" w:rsidRPr="00000000" w14:paraId="0000003A">
      <w:pPr>
        <w:spacing w:line="240" w:lineRule="auto"/>
        <w:rPr>
          <w:b w:val="1"/>
          <w:color w:val="0d0d0d"/>
          <w:sz w:val="20"/>
          <w:szCs w:val="20"/>
        </w:rPr>
      </w:pPr>
      <w:r w:rsidDel="00000000" w:rsidR="00000000" w:rsidRPr="00000000">
        <w:rPr>
          <w:b w:val="1"/>
          <w:color w:val="0d0d0d"/>
          <w:sz w:val="20"/>
          <w:szCs w:val="20"/>
          <w:rtl w:val="0"/>
        </w:rPr>
        <w:t xml:space="preserve">Introducción</w:t>
      </w:r>
    </w:p>
    <w:p w:rsidR="00000000" w:rsidDel="00000000" w:rsidP="00000000" w:rsidRDefault="00000000" w:rsidRPr="00000000" w14:paraId="0000003B">
      <w:pPr>
        <w:jc w:val="both"/>
        <w:rPr>
          <w:b w:val="1"/>
          <w:color w:val="0d0d0d"/>
          <w:sz w:val="20"/>
          <w:szCs w:val="20"/>
        </w:rPr>
      </w:pPr>
      <w:r w:rsidDel="00000000" w:rsidR="00000000" w:rsidRPr="00000000">
        <w:rPr>
          <w:rtl w:val="0"/>
        </w:rPr>
      </w:r>
    </w:p>
    <w:p w:rsidR="00000000" w:rsidDel="00000000" w:rsidP="00000000" w:rsidRDefault="00000000" w:rsidRPr="00000000" w14:paraId="0000003C">
      <w:pPr>
        <w:jc w:val="both"/>
        <w:rPr>
          <w:color w:val="0d0d0d"/>
          <w:sz w:val="20"/>
          <w:szCs w:val="20"/>
        </w:rPr>
      </w:pPr>
      <w:r w:rsidDel="00000000" w:rsidR="00000000" w:rsidRPr="00000000">
        <w:rPr>
          <w:color w:val="0d0d0d"/>
          <w:sz w:val="20"/>
          <w:szCs w:val="20"/>
          <w:rtl w:val="0"/>
        </w:rPr>
        <w:t xml:space="preserve">A través de la Integración Curricular y la Educación STEM, se pretende mostrar alternativas y paradigmas que sean de valor para los profesionales de la educación, para lograr satisfacer las necesidades de nuestro entorno actual. Que se derive en el desarrollo de nuevas estrategias para la enseñanza y el aprendizaje, por lo que le invitamos a ver el siguiente video y conocer más sobre este tema</w:t>
      </w:r>
      <w:sdt>
        <w:sdtPr>
          <w:tag w:val="goog_rdk_2"/>
        </w:sdtPr>
        <w:sdtContent>
          <w:commentRangeStart w:id="0"/>
        </w:sdtContent>
      </w:sdt>
      <w:r w:rsidDel="00000000" w:rsidR="00000000" w:rsidRPr="00000000">
        <w:rPr>
          <w:color w:val="0d0d0d"/>
          <w:sz w:val="20"/>
          <w:szCs w:val="20"/>
          <w:rtl w:val="0"/>
        </w:rPr>
        <w:t xml:space="preserve">:</w:t>
      </w:r>
    </w:p>
    <w:p w:rsidR="00000000" w:rsidDel="00000000" w:rsidP="00000000" w:rsidRDefault="00000000" w:rsidRPr="00000000" w14:paraId="0000003D">
      <w:pPr>
        <w:ind w:hanging="2"/>
        <w:jc w:val="both"/>
        <w:rPr>
          <w:color w:val="0070c0"/>
          <w:sz w:val="20"/>
          <w:szCs w:val="20"/>
        </w:rPr>
      </w:pPr>
      <w:r w:rsidDel="00000000" w:rsidR="00000000" w:rsidRPr="00000000">
        <w:rPr>
          <w:rtl w:val="0"/>
        </w:rPr>
      </w:r>
    </w:p>
    <w:p w:rsidR="00000000" w:rsidDel="00000000" w:rsidP="00000000" w:rsidRDefault="00000000" w:rsidRPr="00000000" w14:paraId="0000003E">
      <w:pPr>
        <w:ind w:hanging="2"/>
        <w:jc w:val="center"/>
        <w:rPr>
          <w:color w:val="0070c0"/>
          <w:sz w:val="20"/>
          <w:szCs w:val="20"/>
        </w:rPr>
      </w:pPr>
      <w:r w:rsidDel="00000000" w:rsidR="00000000" w:rsidRPr="00000000">
        <w:rPr>
          <w:color w:val="0070c0"/>
          <w:sz w:val="20"/>
          <w:szCs w:val="20"/>
        </w:rPr>
        <w:drawing>
          <wp:inline distB="0" distT="0" distL="0" distR="0">
            <wp:extent cx="3873532" cy="621682"/>
            <wp:effectExtent b="0" l="0" r="0" t="0"/>
            <wp:docPr id="117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873532" cy="62168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F">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040">
      <w:pPr>
        <w:spacing w:line="240" w:lineRule="auto"/>
        <w:jc w:val="both"/>
        <w:rPr>
          <w:color w:val="7f7f7f"/>
          <w:sz w:val="20"/>
          <w:szCs w:val="20"/>
        </w:rPr>
      </w:pPr>
      <w:r w:rsidDel="00000000" w:rsidR="00000000" w:rsidRPr="00000000">
        <w:rPr>
          <w:rtl w:val="0"/>
        </w:rPr>
      </w:r>
    </w:p>
    <w:p w:rsidR="00000000" w:rsidDel="00000000" w:rsidP="00000000" w:rsidRDefault="00000000" w:rsidRPr="00000000" w14:paraId="00000041">
      <w:pPr>
        <w:spacing w:line="240" w:lineRule="auto"/>
        <w:rPr>
          <w:b w:val="1"/>
          <w:color w:val="0d0d0d"/>
          <w:sz w:val="20"/>
          <w:szCs w:val="20"/>
        </w:rPr>
      </w:pPr>
      <w:r w:rsidDel="00000000" w:rsidR="00000000" w:rsidRPr="00000000">
        <w:rPr>
          <w:b w:val="1"/>
          <w:color w:val="0d0d0d"/>
          <w:sz w:val="20"/>
          <w:szCs w:val="20"/>
          <w:rtl w:val="0"/>
        </w:rPr>
        <w:t xml:space="preserve">1. Innovación educativa y los proyectos integrados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d0d0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shd w:fill="ffffff" w:val="clear"/>
        <w:spacing w:after="360" w:lineRule="auto"/>
        <w:jc w:val="both"/>
        <w:rPr>
          <w:color w:val="0d0d0d"/>
          <w:sz w:val="20"/>
          <w:szCs w:val="20"/>
        </w:rPr>
      </w:pPr>
      <w:r w:rsidDel="00000000" w:rsidR="00000000" w:rsidRPr="00000000">
        <w:rPr>
          <w:color w:val="0d0d0d"/>
          <w:sz w:val="20"/>
          <w:szCs w:val="20"/>
          <w:rtl w:val="0"/>
        </w:rPr>
        <w:t xml:space="preserve">De acuerdo con Barraza (2013) la innovación educativa es un proceso que involucra la selección, organización y utilización creativa de elementos vinculados a la gestión institucional, el currículo y/o la enseñanza, siendo normal que una innovación educativa impacte más de un ámbito, ya que suele responder a una necesidad o problema que regularmente requiere una respuesta integral. </w:t>
      </w:r>
    </w:p>
    <w:p w:rsidR="00000000" w:rsidDel="00000000" w:rsidP="00000000" w:rsidRDefault="00000000" w:rsidRPr="00000000" w14:paraId="00000044">
      <w:pPr>
        <w:shd w:fill="ffffff" w:val="clear"/>
        <w:spacing w:after="360" w:lineRule="auto"/>
        <w:jc w:val="center"/>
        <w:rPr>
          <w:color w:val="0070c0"/>
          <w:sz w:val="20"/>
          <w:szCs w:val="20"/>
        </w:rPr>
      </w:pPr>
      <w:sdt>
        <w:sdtPr>
          <w:tag w:val="goog_rdk_3"/>
        </w:sdtPr>
        <w:sdtContent>
          <w:commentRangeStart w:id="1"/>
        </w:sdtContent>
      </w:sdt>
      <w:r w:rsidDel="00000000" w:rsidR="00000000" w:rsidRPr="00000000">
        <w:rPr>
          <w:color w:val="0070c0"/>
          <w:sz w:val="20"/>
          <w:szCs w:val="20"/>
        </w:rPr>
        <w:drawing>
          <wp:inline distB="0" distT="0" distL="0" distR="0">
            <wp:extent cx="3600230" cy="2238771"/>
            <wp:effectExtent b="0" l="0" r="0" t="0"/>
            <wp:docPr descr="Escala de tiempo&#10;&#10;Descripción generada automáticamente" id="1172" name="image10.png"/>
            <a:graphic>
              <a:graphicData uri="http://schemas.openxmlformats.org/drawingml/2006/picture">
                <pic:pic>
                  <pic:nvPicPr>
                    <pic:cNvPr descr="Escala de tiempo&#10;&#10;Descripción generada automáticamente" id="0" name="image10.png"/>
                    <pic:cNvPicPr preferRelativeResize="0"/>
                  </pic:nvPicPr>
                  <pic:blipFill>
                    <a:blip r:embed="rId10"/>
                    <a:srcRect b="19636" l="7238" r="26470" t="7043"/>
                    <a:stretch>
                      <a:fillRect/>
                    </a:stretch>
                  </pic:blipFill>
                  <pic:spPr>
                    <a:xfrm>
                      <a:off x="0" y="0"/>
                      <a:ext cx="3600230" cy="2238771"/>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5">
      <w:pPr>
        <w:shd w:fill="ffffff" w:val="clear"/>
        <w:spacing w:after="360" w:lineRule="auto"/>
        <w:jc w:val="both"/>
        <w:rPr>
          <w:color w:val="0070c0"/>
          <w:sz w:val="20"/>
          <w:szCs w:val="20"/>
        </w:rPr>
      </w:pPr>
      <w:r w:rsidDel="00000000" w:rsidR="00000000" w:rsidRPr="00000000">
        <w:rPr>
          <w:rtl w:val="0"/>
        </w:rPr>
      </w:r>
    </w:p>
    <w:p w:rsidR="00000000" w:rsidDel="00000000" w:rsidP="00000000" w:rsidRDefault="00000000" w:rsidRPr="00000000" w14:paraId="00000046">
      <w:pPr>
        <w:shd w:fill="ffffff" w:val="clear"/>
        <w:spacing w:after="360" w:lineRule="auto"/>
        <w:jc w:val="both"/>
        <w:rPr>
          <w:color w:val="0d0d0d"/>
          <w:sz w:val="20"/>
          <w:szCs w:val="20"/>
        </w:rPr>
      </w:pPr>
      <w:r w:rsidDel="00000000" w:rsidR="00000000" w:rsidRPr="00000000">
        <w:rPr>
          <w:color w:val="0d0d0d"/>
          <w:sz w:val="20"/>
          <w:szCs w:val="20"/>
          <w:rtl w:val="0"/>
        </w:rPr>
        <w:t xml:space="preserve">Se debe seguir un modelo centrado en la resolución de problemas, esto implica realizar un conjunto de acciones que necesariamente deben ser desarrolladas de una manera deliberada y sistemática con el objetivo de lograr un cambio duradero que pueda ser considerado como una mejora de la situación previamente existente.</w:t>
      </w:r>
    </w:p>
    <w:p w:rsidR="00000000" w:rsidDel="00000000" w:rsidP="00000000" w:rsidRDefault="00000000" w:rsidRPr="00000000" w14:paraId="00000047">
      <w:pPr>
        <w:shd w:fill="ffffff" w:val="clear"/>
        <w:spacing w:after="360" w:line="240" w:lineRule="auto"/>
        <w:jc w:val="both"/>
        <w:rPr>
          <w:color w:val="0d0d0d"/>
          <w:sz w:val="20"/>
          <w:szCs w:val="20"/>
        </w:rPr>
      </w:pPr>
      <w:r w:rsidDel="00000000" w:rsidR="00000000" w:rsidRPr="00000000">
        <w:rPr>
          <w:color w:val="0d0d0d"/>
          <w:sz w:val="20"/>
          <w:szCs w:val="20"/>
          <w:rtl w:val="0"/>
        </w:rPr>
        <w:t xml:space="preserve">Para comenzar, se deben tener en cuenta las siguientes pautas que guíen el proceso de innovación:</w:t>
      </w:r>
    </w:p>
    <w:p w:rsidR="00000000" w:rsidDel="00000000" w:rsidP="00000000" w:rsidRDefault="00000000" w:rsidRPr="00000000" w14:paraId="00000048">
      <w:pPr>
        <w:shd w:fill="ffffff" w:val="clear"/>
        <w:spacing w:after="360" w:line="240" w:lineRule="auto"/>
        <w:jc w:val="center"/>
        <w:rPr>
          <w:color w:val="0070c0"/>
          <w:sz w:val="20"/>
          <w:szCs w:val="20"/>
        </w:rPr>
      </w:pPr>
      <w:r w:rsidDel="00000000" w:rsidR="00000000" w:rsidRPr="00000000">
        <w:rPr>
          <w:color w:val="0070c0"/>
          <w:sz w:val="20"/>
          <w:szCs w:val="20"/>
        </w:rPr>
        <w:drawing>
          <wp:inline distB="0" distT="0" distL="0" distR="0">
            <wp:extent cx="3277343" cy="500375"/>
            <wp:effectExtent b="0" l="0" r="0" t="0"/>
            <wp:docPr id="117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77343" cy="5003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hd w:fill="ffffff" w:val="clear"/>
        <w:spacing w:after="360" w:lineRule="auto"/>
        <w:jc w:val="both"/>
        <w:rPr>
          <w:i w:val="1"/>
          <w:color w:val="0d0d0d"/>
          <w:sz w:val="20"/>
          <w:szCs w:val="20"/>
        </w:rPr>
      </w:pPr>
      <w:sdt>
        <w:sdtPr>
          <w:tag w:val="goog_rdk_4"/>
        </w:sdtPr>
        <w:sdtContent>
          <w:commentRangeStart w:id="2"/>
        </w:sdtContent>
      </w:sdt>
      <w:r w:rsidDel="00000000" w:rsidR="00000000" w:rsidRPr="00000000">
        <w:rPr>
          <w:color w:val="0d0d0d"/>
          <w:sz w:val="20"/>
          <w:szCs w:val="20"/>
          <w:rtl w:val="0"/>
        </w:rPr>
        <w:t xml:space="preserve">En las instituciones educativas existen tres áreas básicas en las que se pueden realizar innovaciones: </w:t>
      </w:r>
      <w:r w:rsidDel="00000000" w:rsidR="00000000" w:rsidRPr="00000000">
        <w:rPr>
          <w:i w:val="1"/>
          <w:color w:val="0d0d0d"/>
          <w:sz w:val="20"/>
          <w:szCs w:val="20"/>
          <w:rtl w:val="0"/>
        </w:rPr>
        <w:t xml:space="preserve">En la gestión institucional y administrativa; en la gestión del currículo y en la gestión de la enseñanza.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shd w:fill="ffffff" w:val="clear"/>
        <w:spacing w:after="360" w:lineRule="auto"/>
        <w:jc w:val="both"/>
        <w:rPr>
          <w:color w:val="0d0d0d"/>
          <w:sz w:val="20"/>
          <w:szCs w:val="20"/>
        </w:rPr>
      </w:pPr>
      <w:r w:rsidDel="00000000" w:rsidR="00000000" w:rsidRPr="00000000">
        <w:rPr>
          <w:color w:val="0d0d0d"/>
          <w:sz w:val="20"/>
          <w:szCs w:val="20"/>
          <w:rtl w:val="0"/>
        </w:rPr>
        <w:t xml:space="preserve">Para cumplir los objetivos de aprendizaje, nos vamos a centrar en la gestión pedagógica en el aula, la cual involucra todos los elementos del currículo, las competencias, las actitudes y los valores, la metodología, los contenidos, los medios y materiales didácticos, y los procesos de evaluación.</w:t>
      </w:r>
    </w:p>
    <w:p w:rsidR="00000000" w:rsidDel="00000000" w:rsidP="00000000" w:rsidRDefault="00000000" w:rsidRPr="00000000" w14:paraId="0000004B">
      <w:pPr>
        <w:shd w:fill="ffffff" w:val="clear"/>
        <w:spacing w:after="360" w:lineRule="auto"/>
        <w:jc w:val="both"/>
        <w:rPr>
          <w:color w:val="0d0d0d"/>
          <w:sz w:val="20"/>
          <w:szCs w:val="20"/>
        </w:rPr>
      </w:pPr>
      <w:r w:rsidDel="00000000" w:rsidR="00000000" w:rsidRPr="00000000">
        <w:rPr>
          <w:color w:val="0d0d0d"/>
          <w:sz w:val="20"/>
          <w:szCs w:val="20"/>
          <w:rtl w:val="0"/>
        </w:rPr>
        <w:t xml:space="preserve">Con base en lo anterior, se puede innovar en todos y cada uno de los componentes que forman parte del currículo, lo cual quiere decir que cuando se transforma sustancialmente alguno de estos componentes inevitablemente se produce un cambio en el resto de ellos.</w:t>
      </w:r>
    </w:p>
    <w:p w:rsidR="00000000" w:rsidDel="00000000" w:rsidP="00000000" w:rsidRDefault="00000000" w:rsidRPr="00000000" w14:paraId="0000004C">
      <w:pPr>
        <w:spacing w:line="240" w:lineRule="auto"/>
        <w:jc w:val="both"/>
        <w:rPr>
          <w:b w:val="1"/>
          <w:color w:val="0d0d0d"/>
          <w:sz w:val="20"/>
          <w:szCs w:val="20"/>
        </w:rPr>
      </w:pPr>
      <w:r w:rsidDel="00000000" w:rsidR="00000000" w:rsidRPr="00000000">
        <w:rPr>
          <w:b w:val="1"/>
          <w:color w:val="0d0d0d"/>
          <w:sz w:val="20"/>
          <w:szCs w:val="20"/>
          <w:rtl w:val="0"/>
        </w:rPr>
        <w:t xml:space="preserve">1.1. Diversas formas de integración curricular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d0d0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ind w:hanging="2"/>
        <w:jc w:val="both"/>
        <w:rPr>
          <w:color w:val="0d0d0d"/>
          <w:sz w:val="20"/>
          <w:szCs w:val="20"/>
        </w:rPr>
      </w:pPr>
      <w:r w:rsidDel="00000000" w:rsidR="00000000" w:rsidRPr="00000000">
        <w:rPr>
          <w:color w:val="0d0d0d"/>
          <w:sz w:val="20"/>
          <w:szCs w:val="20"/>
          <w:rtl w:val="0"/>
        </w:rPr>
        <w:t xml:space="preserve">La integración de Proyectos es quizás uno de los aspectos de la innovación en la educación que más llaman la atención.  </w:t>
      </w:r>
    </w:p>
    <w:p w:rsidR="00000000" w:rsidDel="00000000" w:rsidP="00000000" w:rsidRDefault="00000000" w:rsidRPr="00000000" w14:paraId="0000004F">
      <w:pPr>
        <w:ind w:hanging="2"/>
        <w:jc w:val="both"/>
        <w:rPr>
          <w:color w:val="0d0d0d"/>
          <w:sz w:val="20"/>
          <w:szCs w:val="20"/>
        </w:rPr>
      </w:pPr>
      <w:r w:rsidDel="00000000" w:rsidR="00000000" w:rsidRPr="00000000">
        <w:rPr>
          <w:rtl w:val="0"/>
        </w:rPr>
      </w:r>
    </w:p>
    <w:p w:rsidR="00000000" w:rsidDel="00000000" w:rsidP="00000000" w:rsidRDefault="00000000" w:rsidRPr="00000000" w14:paraId="00000050">
      <w:pPr>
        <w:ind w:hanging="2"/>
        <w:jc w:val="both"/>
        <w:rPr>
          <w:color w:val="0d0d0d"/>
          <w:sz w:val="20"/>
          <w:szCs w:val="20"/>
        </w:rPr>
      </w:pPr>
      <w:r w:rsidDel="00000000" w:rsidR="00000000" w:rsidRPr="00000000">
        <w:rPr>
          <w:color w:val="0d0d0d"/>
          <w:sz w:val="20"/>
          <w:szCs w:val="20"/>
          <w:rtl w:val="0"/>
        </w:rPr>
        <w:t xml:space="preserve">Es posible encontrar diversas combinaciones de asignaturas, temáticas, nodos entre otros que parten de una autonomía institucional, para reconocer las singularidades de su comunidad, desarrollar de manera colaborativa la creación de metodologías activas que apuesten por articular estrategias entre Planes de Aula, las Áreas y los Proyectos Pedagógicos Transversales de ley y un adecuado sistema de evaluación formativa de estudiantes, que permita el logro de una integración curricular para su gestión en la dinámica institucional (Bybee, 2013).</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70c0"/>
          <w:sz w:val="20"/>
          <w:szCs w:val="20"/>
          <w:u w:val="none"/>
          <w:shd w:fill="auto" w:val="clear"/>
          <w:vertAlign w:val="baseline"/>
        </w:rPr>
      </w:pPr>
      <w:sdt>
        <w:sdtPr>
          <w:tag w:val="goog_rdk_5"/>
        </w:sdtPr>
        <w:sdtContent>
          <w:commentRangeStart w:id="3"/>
        </w:sdtContent>
      </w:sdt>
      <w:r w:rsidDel="00000000" w:rsidR="00000000" w:rsidRPr="00000000">
        <w:rPr>
          <w:rFonts w:ascii="Arial" w:cs="Arial" w:eastAsia="Arial" w:hAnsi="Arial"/>
          <w:b w:val="0"/>
          <w:i w:val="0"/>
          <w:smallCaps w:val="0"/>
          <w:strike w:val="0"/>
          <w:color w:val="0070c0"/>
          <w:sz w:val="20"/>
          <w:szCs w:val="20"/>
          <w:u w:val="none"/>
          <w:shd w:fill="auto" w:val="clear"/>
          <w:vertAlign w:val="baseline"/>
        </w:rPr>
        <w:drawing>
          <wp:inline distB="0" distT="0" distL="0" distR="0">
            <wp:extent cx="6452265" cy="3612723"/>
            <wp:effectExtent b="0" l="0" r="0" t="0"/>
            <wp:docPr descr="Interfaz de usuario gráfica, Diagrama&#10;&#10;Descripción generada automáticamente con confianza media" id="1174" name="image4.png"/>
            <a:graphic>
              <a:graphicData uri="http://schemas.openxmlformats.org/drawingml/2006/picture">
                <pic:pic>
                  <pic:nvPicPr>
                    <pic:cNvPr descr="Interfaz de usuario gráfica, Diagrama&#10;&#10;Descripción generada automáticamente con confianza media" id="0" name="image4.png"/>
                    <pic:cNvPicPr preferRelativeResize="0"/>
                  </pic:nvPicPr>
                  <pic:blipFill>
                    <a:blip r:embed="rId12"/>
                    <a:srcRect b="0" l="0" r="0" t="0"/>
                    <a:stretch>
                      <a:fillRect/>
                    </a:stretch>
                  </pic:blipFill>
                  <pic:spPr>
                    <a:xfrm>
                      <a:off x="0" y="0"/>
                      <a:ext cx="6452265" cy="361272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rPr>
          <w:b w:val="1"/>
          <w:color w:val="0070c0"/>
          <w:sz w:val="20"/>
          <w:szCs w:val="20"/>
        </w:rPr>
      </w:pPr>
      <w:r w:rsidDel="00000000" w:rsidR="00000000" w:rsidRPr="00000000">
        <w:rPr>
          <w:rtl w:val="0"/>
        </w:rPr>
      </w:r>
    </w:p>
    <w:p w:rsidR="00000000" w:rsidDel="00000000" w:rsidP="00000000" w:rsidRDefault="00000000" w:rsidRPr="00000000" w14:paraId="00000057">
      <w:pPr>
        <w:rPr>
          <w:b w:val="1"/>
          <w:color w:val="0d0d0d"/>
          <w:sz w:val="20"/>
          <w:szCs w:val="20"/>
        </w:rPr>
      </w:pPr>
      <w:r w:rsidDel="00000000" w:rsidR="00000000" w:rsidRPr="00000000">
        <w:rPr>
          <w:b w:val="1"/>
          <w:color w:val="0d0d0d"/>
          <w:sz w:val="20"/>
          <w:szCs w:val="20"/>
          <w:rtl w:val="0"/>
        </w:rPr>
        <w:t xml:space="preserve">1.2. La integración de asignaturas y la educación STEM</w:t>
      </w:r>
    </w:p>
    <w:p w:rsidR="00000000" w:rsidDel="00000000" w:rsidP="00000000" w:rsidRDefault="00000000" w:rsidRPr="00000000" w14:paraId="00000058">
      <w:pPr>
        <w:ind w:hanging="2"/>
        <w:jc w:val="both"/>
        <w:rPr>
          <w:color w:val="0d0d0d"/>
          <w:sz w:val="20"/>
          <w:szCs w:val="20"/>
        </w:rPr>
      </w:pPr>
      <w:r w:rsidDel="00000000" w:rsidR="00000000" w:rsidRPr="00000000">
        <w:rPr>
          <w:rtl w:val="0"/>
        </w:rPr>
      </w:r>
    </w:p>
    <w:p w:rsidR="00000000" w:rsidDel="00000000" w:rsidP="00000000" w:rsidRDefault="00000000" w:rsidRPr="00000000" w14:paraId="00000059">
      <w:pPr>
        <w:ind w:left="284" w:firstLine="0"/>
        <w:jc w:val="both"/>
        <w:rPr>
          <w:color w:val="0d0d0d"/>
          <w:sz w:val="20"/>
          <w:szCs w:val="20"/>
        </w:rPr>
      </w:pPr>
      <w:r w:rsidDel="00000000" w:rsidR="00000000" w:rsidRPr="00000000">
        <w:rPr>
          <w:color w:val="0d0d0d"/>
          <w:sz w:val="20"/>
          <w:szCs w:val="20"/>
          <w:rtl w:val="0"/>
        </w:rPr>
        <w:t xml:space="preserve">La propuesta de la educación STEM es permitir a los instructores y a los estudiantes poder observar el panorama completo del conocimiento que se le debe brindar y cómo se articulan entre ellos.  </w:t>
      </w:r>
    </w:p>
    <w:p w:rsidR="00000000" w:rsidDel="00000000" w:rsidP="00000000" w:rsidRDefault="00000000" w:rsidRPr="00000000" w14:paraId="0000005A">
      <w:pPr>
        <w:ind w:left="284" w:firstLine="0"/>
        <w:jc w:val="both"/>
        <w:rPr>
          <w:color w:val="0d0d0d"/>
          <w:sz w:val="20"/>
          <w:szCs w:val="20"/>
        </w:rPr>
      </w:pPr>
      <w:r w:rsidDel="00000000" w:rsidR="00000000" w:rsidRPr="00000000">
        <w:rPr>
          <w:rtl w:val="0"/>
        </w:rPr>
      </w:r>
    </w:p>
    <w:p w:rsidR="00000000" w:rsidDel="00000000" w:rsidP="00000000" w:rsidRDefault="00000000" w:rsidRPr="00000000" w14:paraId="0000005B">
      <w:pPr>
        <w:ind w:left="284" w:firstLine="0"/>
        <w:jc w:val="both"/>
        <w:rPr>
          <w:color w:val="0d0d0d"/>
          <w:sz w:val="20"/>
          <w:szCs w:val="20"/>
        </w:rPr>
      </w:pPr>
      <w:r w:rsidDel="00000000" w:rsidR="00000000" w:rsidRPr="00000000">
        <w:rPr>
          <w:color w:val="0d0d0d"/>
          <w:sz w:val="20"/>
          <w:szCs w:val="20"/>
          <w:rtl w:val="0"/>
        </w:rPr>
        <w:t xml:space="preserve">A continuación, presentaremos algunos ejemplos:</w:t>
      </w:r>
    </w:p>
    <w:p w:rsidR="00000000" w:rsidDel="00000000" w:rsidP="00000000" w:rsidRDefault="00000000" w:rsidRPr="00000000" w14:paraId="0000005C">
      <w:pPr>
        <w:ind w:left="284" w:firstLine="0"/>
        <w:jc w:val="both"/>
        <w:rPr>
          <w:color w:val="0070c0"/>
          <w:sz w:val="20"/>
          <w:szCs w:val="20"/>
        </w:rPr>
      </w:pPr>
      <w:r w:rsidDel="00000000" w:rsidR="00000000" w:rsidRPr="00000000">
        <w:rPr>
          <w:rtl w:val="0"/>
        </w:rPr>
      </w:r>
    </w:p>
    <w:p w:rsidR="00000000" w:rsidDel="00000000" w:rsidP="00000000" w:rsidRDefault="00000000" w:rsidRPr="00000000" w14:paraId="0000005D">
      <w:pPr>
        <w:jc w:val="both"/>
        <w:rPr>
          <w:b w:val="1"/>
          <w:color w:val="0d0d0d"/>
          <w:sz w:val="20"/>
          <w:szCs w:val="20"/>
        </w:rPr>
      </w:pPr>
      <w:r w:rsidDel="00000000" w:rsidR="00000000" w:rsidRPr="00000000">
        <w:rPr>
          <w:b w:val="1"/>
          <w:color w:val="0d0d0d"/>
          <w:sz w:val="20"/>
          <w:szCs w:val="20"/>
          <w:rtl w:val="0"/>
        </w:rPr>
        <w:t xml:space="preserve">1.2.1. Integración multidisciplinaria o temática</w:t>
      </w:r>
    </w:p>
    <w:p w:rsidR="00000000" w:rsidDel="00000000" w:rsidP="00000000" w:rsidRDefault="00000000" w:rsidRPr="00000000" w14:paraId="0000005E">
      <w:pPr>
        <w:ind w:left="284" w:firstLine="0"/>
        <w:jc w:val="both"/>
        <w:rPr>
          <w:b w:val="1"/>
          <w:color w:val="0d0d0d"/>
          <w:sz w:val="20"/>
          <w:szCs w:val="20"/>
        </w:rPr>
      </w:pPr>
      <w:r w:rsidDel="00000000" w:rsidR="00000000" w:rsidRPr="00000000">
        <w:rPr>
          <w:rtl w:val="0"/>
        </w:rPr>
      </w:r>
    </w:p>
    <w:p w:rsidR="00000000" w:rsidDel="00000000" w:rsidP="00000000" w:rsidRDefault="00000000" w:rsidRPr="00000000" w14:paraId="0000005F">
      <w:pPr>
        <w:ind w:left="284" w:firstLine="0"/>
        <w:jc w:val="both"/>
        <w:rPr>
          <w:color w:val="0d0d0d"/>
          <w:sz w:val="20"/>
          <w:szCs w:val="20"/>
        </w:rPr>
      </w:pPr>
      <w:r w:rsidDel="00000000" w:rsidR="00000000" w:rsidRPr="00000000">
        <w:rPr>
          <w:color w:val="0d0d0d"/>
          <w:sz w:val="20"/>
          <w:szCs w:val="20"/>
          <w:rtl w:val="0"/>
        </w:rPr>
        <w:t xml:space="preserve">Este nivel de integración tomaremos como ejemplo el tema del sistema solar donde todas las áreas aportan conocimiento, tiene la ventaja de que los estudiantes encuentran coherencia al aprendizaje y se dan cuenta que las áreas del conocimiento desarrollan conocimiento desde sus fronteras.  Sin embargo, estas conexiones no son lo suficientemente fuertes.  No se evidencia una integración STEM, sino que se coordina algunas actividades que no traen necesariamente respuestas a la pregunta problema o sirven para encontrar una solución.</w:t>
      </w:r>
    </w:p>
    <w:p w:rsidR="00000000" w:rsidDel="00000000" w:rsidP="00000000" w:rsidRDefault="00000000" w:rsidRPr="00000000" w14:paraId="00000060">
      <w:pPr>
        <w:ind w:left="284" w:firstLine="0"/>
        <w:jc w:val="both"/>
        <w:rPr>
          <w:sz w:val="20"/>
          <w:szCs w:val="20"/>
        </w:rPr>
      </w:pPr>
      <w:r w:rsidDel="00000000" w:rsidR="00000000" w:rsidRPr="00000000">
        <w:rPr>
          <w:rtl w:val="0"/>
        </w:rPr>
      </w:r>
    </w:p>
    <w:p w:rsidR="00000000" w:rsidDel="00000000" w:rsidP="00000000" w:rsidRDefault="00000000" w:rsidRPr="00000000" w14:paraId="00000061">
      <w:pPr>
        <w:ind w:left="284" w:firstLine="0"/>
        <w:jc w:val="center"/>
        <w:rPr>
          <w:color w:val="0070c0"/>
          <w:sz w:val="20"/>
          <w:szCs w:val="20"/>
        </w:rPr>
      </w:pPr>
      <w:sdt>
        <w:sdtPr>
          <w:tag w:val="goog_rdk_6"/>
        </w:sdtPr>
        <w:sdtContent>
          <w:commentRangeStart w:id="4"/>
        </w:sdtContent>
      </w:sdt>
      <w:r w:rsidDel="00000000" w:rsidR="00000000" w:rsidRPr="00000000">
        <w:rPr>
          <w:sz w:val="20"/>
          <w:szCs w:val="20"/>
        </w:rPr>
        <w:drawing>
          <wp:inline distB="114300" distT="114300" distL="114300" distR="114300">
            <wp:extent cx="4410075" cy="3790950"/>
            <wp:effectExtent b="0" l="0" r="0" t="0"/>
            <wp:docPr descr="Diagrama&#10;&#10;Descripción generada automáticamente" id="1173" name="image8.jpg"/>
            <a:graphic>
              <a:graphicData uri="http://schemas.openxmlformats.org/drawingml/2006/picture">
                <pic:pic>
                  <pic:nvPicPr>
                    <pic:cNvPr descr="Diagrama&#10;&#10;Descripción generada automáticamente" id="0" name="image8.jpg"/>
                    <pic:cNvPicPr preferRelativeResize="0"/>
                  </pic:nvPicPr>
                  <pic:blipFill>
                    <a:blip r:embed="rId13"/>
                    <a:srcRect b="0" l="0" r="0" t="0"/>
                    <a:stretch>
                      <a:fillRect/>
                    </a:stretch>
                  </pic:blipFill>
                  <pic:spPr>
                    <a:xfrm>
                      <a:off x="0" y="0"/>
                      <a:ext cx="4410075" cy="379095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2">
      <w:pPr>
        <w:ind w:left="284" w:firstLine="0"/>
        <w:jc w:val="both"/>
        <w:rPr>
          <w:color w:val="0070c0"/>
          <w:sz w:val="20"/>
          <w:szCs w:val="20"/>
        </w:rPr>
      </w:pPr>
      <w:r w:rsidDel="00000000" w:rsidR="00000000" w:rsidRPr="00000000">
        <w:rPr>
          <w:rtl w:val="0"/>
        </w:rPr>
      </w:r>
    </w:p>
    <w:p w:rsidR="00000000" w:rsidDel="00000000" w:rsidP="00000000" w:rsidRDefault="00000000" w:rsidRPr="00000000" w14:paraId="00000063">
      <w:pPr>
        <w:spacing w:line="240" w:lineRule="auto"/>
        <w:ind w:left="284" w:firstLine="0"/>
        <w:jc w:val="center"/>
        <w:rPr>
          <w:sz w:val="20"/>
          <w:szCs w:val="20"/>
        </w:rPr>
      </w:pPr>
      <w:r w:rsidDel="00000000" w:rsidR="00000000" w:rsidRPr="00000000">
        <w:rPr>
          <w:rtl w:val="0"/>
        </w:rPr>
      </w:r>
    </w:p>
    <w:p w:rsidR="00000000" w:rsidDel="00000000" w:rsidP="00000000" w:rsidRDefault="00000000" w:rsidRPr="00000000" w14:paraId="00000064">
      <w:pPr>
        <w:jc w:val="both"/>
        <w:rPr>
          <w:b w:val="1"/>
          <w:color w:val="0d0d0d"/>
          <w:sz w:val="20"/>
          <w:szCs w:val="20"/>
        </w:rPr>
      </w:pPr>
      <w:r w:rsidDel="00000000" w:rsidR="00000000" w:rsidRPr="00000000">
        <w:rPr>
          <w:b w:val="1"/>
          <w:color w:val="0d0d0d"/>
          <w:sz w:val="20"/>
          <w:szCs w:val="20"/>
          <w:rtl w:val="0"/>
        </w:rPr>
        <w:t xml:space="preserve">1.2.2. Integración interdisciplinaria</w:t>
      </w:r>
    </w:p>
    <w:p w:rsidR="00000000" w:rsidDel="00000000" w:rsidP="00000000" w:rsidRDefault="00000000" w:rsidRPr="00000000" w14:paraId="00000065">
      <w:pPr>
        <w:ind w:left="284" w:firstLine="0"/>
        <w:jc w:val="both"/>
        <w:rPr>
          <w:b w:val="1"/>
          <w:color w:val="0d0d0d"/>
          <w:sz w:val="20"/>
          <w:szCs w:val="20"/>
        </w:rPr>
      </w:pPr>
      <w:r w:rsidDel="00000000" w:rsidR="00000000" w:rsidRPr="00000000">
        <w:rPr>
          <w:rtl w:val="0"/>
        </w:rPr>
      </w:r>
    </w:p>
    <w:p w:rsidR="00000000" w:rsidDel="00000000" w:rsidP="00000000" w:rsidRDefault="00000000" w:rsidRPr="00000000" w14:paraId="00000066">
      <w:pPr>
        <w:widowControl w:val="0"/>
        <w:ind w:hanging="2"/>
        <w:jc w:val="both"/>
        <w:rPr>
          <w:color w:val="0d0d0d"/>
          <w:sz w:val="20"/>
          <w:szCs w:val="20"/>
        </w:rPr>
      </w:pPr>
      <w:r w:rsidDel="00000000" w:rsidR="00000000" w:rsidRPr="00000000">
        <w:rPr>
          <w:color w:val="0d0d0d"/>
          <w:sz w:val="20"/>
          <w:szCs w:val="20"/>
          <w:rtl w:val="0"/>
        </w:rPr>
        <w:t xml:space="preserve">Este nivel de integración curricular es más desarrollado ya que se planea desde el currículo que los diferentes temas de las asignaturas se fusionen.  No es muy diferente del multidisciplinario, pero en este caso dos asignaturas buscan conocimientos y habilidades iguales.  Para lograr un nivel interdisciplinario más completo, se pueden agregar más asignaturas.</w:t>
      </w:r>
    </w:p>
    <w:p w:rsidR="00000000" w:rsidDel="00000000" w:rsidP="00000000" w:rsidRDefault="00000000" w:rsidRPr="00000000" w14:paraId="00000067">
      <w:pPr>
        <w:widowControl w:val="0"/>
        <w:ind w:hanging="2"/>
        <w:jc w:val="both"/>
        <w:rPr>
          <w:color w:val="0d0d0d"/>
          <w:sz w:val="20"/>
          <w:szCs w:val="20"/>
        </w:rPr>
      </w:pPr>
      <w:r w:rsidDel="00000000" w:rsidR="00000000" w:rsidRPr="00000000">
        <w:rPr>
          <w:rtl w:val="0"/>
        </w:rPr>
      </w:r>
    </w:p>
    <w:p w:rsidR="00000000" w:rsidDel="00000000" w:rsidP="00000000" w:rsidRDefault="00000000" w:rsidRPr="00000000" w14:paraId="00000068">
      <w:pPr>
        <w:jc w:val="both"/>
        <w:rPr>
          <w:b w:val="1"/>
          <w:color w:val="0d0d0d"/>
          <w:sz w:val="20"/>
          <w:szCs w:val="20"/>
        </w:rPr>
      </w:pPr>
      <w:r w:rsidDel="00000000" w:rsidR="00000000" w:rsidRPr="00000000">
        <w:rPr>
          <w:b w:val="1"/>
          <w:color w:val="0d0d0d"/>
          <w:sz w:val="20"/>
          <w:szCs w:val="20"/>
          <w:rtl w:val="0"/>
        </w:rPr>
        <w:t xml:space="preserve">1.2.3. Integración completa o transdisciplinaria</w:t>
      </w:r>
    </w:p>
    <w:p w:rsidR="00000000" w:rsidDel="00000000" w:rsidP="00000000" w:rsidRDefault="00000000" w:rsidRPr="00000000" w14:paraId="00000069">
      <w:pPr>
        <w:jc w:val="both"/>
        <w:rPr>
          <w:b w:val="1"/>
          <w:color w:val="0d0d0d"/>
          <w:sz w:val="20"/>
          <w:szCs w:val="20"/>
        </w:rPr>
      </w:pPr>
      <w:r w:rsidDel="00000000" w:rsidR="00000000" w:rsidRPr="00000000">
        <w:rPr>
          <w:rtl w:val="0"/>
        </w:rPr>
      </w:r>
    </w:p>
    <w:p w:rsidR="00000000" w:rsidDel="00000000" w:rsidP="00000000" w:rsidRDefault="00000000" w:rsidRPr="00000000" w14:paraId="0000006A">
      <w:pPr>
        <w:jc w:val="both"/>
        <w:rPr>
          <w:color w:val="0d0d0d"/>
          <w:sz w:val="20"/>
          <w:szCs w:val="20"/>
        </w:rPr>
      </w:pPr>
      <w:r w:rsidDel="00000000" w:rsidR="00000000" w:rsidRPr="00000000">
        <w:rPr>
          <w:color w:val="0d0d0d"/>
          <w:sz w:val="20"/>
          <w:szCs w:val="20"/>
          <w:rtl w:val="0"/>
        </w:rPr>
        <w:t xml:space="preserve">Perspectiva que presenta la integración de manera holística de manera transdisciplinaria, esta integración se presenta cuando se propone un proyecto que trata de resolver un problema de la vida real, permitiendo no solo integrar las asignaturas STEM, sino otras como el arte, el lenguaje entre otros:</w:t>
      </w:r>
    </w:p>
    <w:p w:rsidR="00000000" w:rsidDel="00000000" w:rsidP="00000000" w:rsidRDefault="00000000" w:rsidRPr="00000000" w14:paraId="0000006B">
      <w:pPr>
        <w:jc w:val="both"/>
        <w:rPr>
          <w:color w:val="0d0d0d"/>
          <w:sz w:val="20"/>
          <w:szCs w:val="20"/>
        </w:rPr>
      </w:pPr>
      <w:r w:rsidDel="00000000" w:rsidR="00000000" w:rsidRPr="00000000">
        <w:rPr>
          <w:rtl w:val="0"/>
        </w:rPr>
      </w:r>
    </w:p>
    <w:p w:rsidR="00000000" w:rsidDel="00000000" w:rsidP="00000000" w:rsidRDefault="00000000" w:rsidRPr="00000000" w14:paraId="0000006C">
      <w:pPr>
        <w:spacing w:line="240" w:lineRule="auto"/>
        <w:jc w:val="both"/>
        <w:rPr>
          <w:sz w:val="20"/>
          <w:szCs w:val="20"/>
        </w:rPr>
      </w:pPr>
      <w:r w:rsidDel="00000000" w:rsidR="00000000" w:rsidRPr="00000000">
        <w:rPr>
          <w:rtl w:val="0"/>
        </w:rPr>
      </w:r>
    </w:p>
    <w:p w:rsidR="00000000" w:rsidDel="00000000" w:rsidP="00000000" w:rsidRDefault="00000000" w:rsidRPr="00000000" w14:paraId="0000006D">
      <w:pPr>
        <w:spacing w:line="240" w:lineRule="auto"/>
        <w:ind w:left="284" w:firstLine="0"/>
        <w:jc w:val="center"/>
        <w:rPr>
          <w:sz w:val="20"/>
          <w:szCs w:val="20"/>
        </w:rPr>
      </w:pPr>
      <w:sdt>
        <w:sdtPr>
          <w:tag w:val="goog_rdk_7"/>
        </w:sdtPr>
        <w:sdtContent>
          <w:commentRangeStart w:id="5"/>
        </w:sdtContent>
      </w:sdt>
      <w:r w:rsidDel="00000000" w:rsidR="00000000" w:rsidRPr="00000000">
        <w:rPr>
          <w:sz w:val="20"/>
          <w:szCs w:val="20"/>
        </w:rPr>
        <w:drawing>
          <wp:inline distB="114300" distT="114300" distL="114300" distR="114300">
            <wp:extent cx="4525319" cy="1745616"/>
            <wp:effectExtent b="0" l="0" r="0" t="0"/>
            <wp:docPr descr="Diagrama&#10;&#10;Descripción generada automáticamente" id="1176" name="image15.jpg"/>
            <a:graphic>
              <a:graphicData uri="http://schemas.openxmlformats.org/drawingml/2006/picture">
                <pic:pic>
                  <pic:nvPicPr>
                    <pic:cNvPr descr="Diagrama&#10;&#10;Descripción generada automáticamente" id="0" name="image15.jpg"/>
                    <pic:cNvPicPr preferRelativeResize="0"/>
                  </pic:nvPicPr>
                  <pic:blipFill>
                    <a:blip r:embed="rId14"/>
                    <a:srcRect b="0" l="0" r="0" t="0"/>
                    <a:stretch>
                      <a:fillRect/>
                    </a:stretch>
                  </pic:blipFill>
                  <pic:spPr>
                    <a:xfrm>
                      <a:off x="0" y="0"/>
                      <a:ext cx="4525319" cy="174561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E">
      <w:pP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06F">
      <w:pPr>
        <w:spacing w:line="240" w:lineRule="auto"/>
        <w:ind w:left="284" w:firstLine="0"/>
        <w:rPr>
          <w:sz w:val="20"/>
          <w:szCs w:val="20"/>
        </w:rPr>
      </w:pPr>
      <w:r w:rsidDel="00000000" w:rsidR="00000000" w:rsidRPr="00000000">
        <w:rPr>
          <w:rtl w:val="0"/>
        </w:rPr>
      </w:r>
    </w:p>
    <w:p w:rsidR="00000000" w:rsidDel="00000000" w:rsidP="00000000" w:rsidRDefault="00000000" w:rsidRPr="00000000" w14:paraId="0000007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Panoramas de empleabilidad y la educación STEM</w:t>
      </w:r>
    </w:p>
    <w:p w:rsidR="00000000" w:rsidDel="00000000" w:rsidP="00000000" w:rsidRDefault="00000000" w:rsidRPr="00000000" w14:paraId="00000071">
      <w:pPr>
        <w:spacing w:line="240" w:lineRule="auto"/>
        <w:rPr>
          <w:b w:val="1"/>
          <w:sz w:val="20"/>
          <w:szCs w:val="20"/>
        </w:rPr>
      </w:pPr>
      <w:r w:rsidDel="00000000" w:rsidR="00000000" w:rsidRPr="00000000">
        <w:rPr>
          <w:rtl w:val="0"/>
        </w:rPr>
      </w:r>
    </w:p>
    <w:p w:rsidR="00000000" w:rsidDel="00000000" w:rsidP="00000000" w:rsidRDefault="00000000" w:rsidRPr="00000000" w14:paraId="00000072">
      <w:pPr>
        <w:jc w:val="both"/>
        <w:rPr>
          <w:sz w:val="20"/>
          <w:szCs w:val="20"/>
        </w:rPr>
      </w:pPr>
      <w:r w:rsidDel="00000000" w:rsidR="00000000" w:rsidRPr="00000000">
        <w:rPr>
          <w:sz w:val="20"/>
          <w:szCs w:val="20"/>
          <w:rtl w:val="0"/>
        </w:rPr>
        <w:t xml:space="preserve">Con el avance y desarrollo de la ciencia y la tecnología aspectos como la empleabilidad han generado la creación de nuevos empleos, donde el uso y gestión del conocimiento es la principal habilidad que deben desarrollar los ciudadanos de este siglo XXI. Cargos como FreeLancer, desarrolladores de Apps, conductores de Uber, analista Big Data, influencer o youtuber. </w:t>
      </w:r>
    </w:p>
    <w:p w:rsidR="00000000" w:rsidDel="00000000" w:rsidP="00000000" w:rsidRDefault="00000000" w:rsidRPr="00000000" w14:paraId="00000073">
      <w:pPr>
        <w:jc w:val="both"/>
        <w:rPr>
          <w:sz w:val="20"/>
          <w:szCs w:val="20"/>
        </w:rPr>
      </w:pP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tl w:val="0"/>
        </w:rPr>
        <w:t xml:space="preserve">Actividades económicas que se </w:t>
      </w:r>
      <w:sdt>
        <w:sdtPr>
          <w:tag w:val="goog_rdk_8"/>
        </w:sdtPr>
        <w:sdtContent>
          <w:ins w:author="Silvia Milena Sequeda C�rdenas" w:id="1" w:date="2021-09-27T23:07:26Z">
            <w:r w:rsidDel="00000000" w:rsidR="00000000" w:rsidRPr="00000000">
              <w:rPr>
                <w:sz w:val="20"/>
                <w:szCs w:val="20"/>
                <w:rtl w:val="0"/>
              </w:rPr>
              <w:t xml:space="preserve">ven muy</w:t>
            </w:r>
          </w:ins>
        </w:sdtContent>
      </w:sdt>
      <w:sdt>
        <w:sdtPr>
          <w:tag w:val="goog_rdk_9"/>
        </w:sdtPr>
        <w:sdtContent>
          <w:del w:author="Silvia Milena Sequeda C�rdenas" w:id="1" w:date="2021-09-27T23:07:26Z">
            <w:r w:rsidDel="00000000" w:rsidR="00000000" w:rsidRPr="00000000">
              <w:rPr>
                <w:sz w:val="20"/>
                <w:szCs w:val="20"/>
                <w:rtl w:val="0"/>
              </w:rPr>
              <w:delText xml:space="preserve">ve muy</w:delText>
            </w:r>
          </w:del>
        </w:sdtContent>
      </w:sdt>
      <w:r w:rsidDel="00000000" w:rsidR="00000000" w:rsidRPr="00000000">
        <w:rPr>
          <w:sz w:val="20"/>
          <w:szCs w:val="20"/>
          <w:rtl w:val="0"/>
        </w:rPr>
        <w:t xml:space="preserve"> comunes en el día de hoy y que se prevé en los próximos diez años, que estos empleos aumenten y aparezcan otros que no han nacido. Entonces la sociedad debe capacitar a las futuras generaciones para que respondan a las nuevas necesidades, en el uso y aplicación del pensamiento de diseño, las habilidades blandas, el pensamiento crítico, la comunicación asertiva y el aprendizaje colaborativo, entre otros aspectos; que permitan el desarrollo de una economía sostenible y sustentable.</w:t>
      </w:r>
    </w:p>
    <w:p w:rsidR="00000000" w:rsidDel="00000000" w:rsidP="00000000" w:rsidRDefault="00000000" w:rsidRPr="00000000" w14:paraId="00000075">
      <w:pPr>
        <w:jc w:val="both"/>
        <w:rPr>
          <w:color w:val="0070c0"/>
          <w:sz w:val="20"/>
          <w:szCs w:val="20"/>
        </w:rPr>
      </w:pPr>
      <w:r w:rsidDel="00000000" w:rsidR="00000000" w:rsidRPr="00000000">
        <w:rPr>
          <w:rtl w:val="0"/>
        </w:rPr>
      </w:r>
    </w:p>
    <w:p w:rsidR="00000000" w:rsidDel="00000000" w:rsidP="00000000" w:rsidRDefault="00000000" w:rsidRPr="00000000" w14:paraId="00000076">
      <w:pPr>
        <w:jc w:val="center"/>
        <w:rPr>
          <w:color w:val="0070c0"/>
          <w:sz w:val="20"/>
          <w:szCs w:val="20"/>
        </w:rPr>
      </w:pPr>
      <w:r w:rsidDel="00000000" w:rsidR="00000000" w:rsidRPr="00000000">
        <w:rPr>
          <w:color w:val="0070c0"/>
          <w:sz w:val="20"/>
          <w:szCs w:val="20"/>
        </w:rPr>
        <w:drawing>
          <wp:inline distB="0" distT="0" distL="0" distR="0">
            <wp:extent cx="3802703" cy="580586"/>
            <wp:effectExtent b="0" l="0" r="0" t="0"/>
            <wp:docPr id="117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02703" cy="5805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La educación STEM es una gran oportunidad para integrar a Colombia en el proceso de modernización de la educación, según Portafolio (2020) para el 2030 Colombia </w:t>
      </w:r>
      <w:sdt>
        <w:sdtPr>
          <w:tag w:val="goog_rdk_10"/>
        </w:sdtPr>
        <w:sdtContent>
          <w:ins w:author="Silvia Milena Sequeda C�rdenas" w:id="2" w:date="2021-09-27T23:07:54Z">
            <w:r w:rsidDel="00000000" w:rsidR="00000000" w:rsidRPr="00000000">
              <w:rPr>
                <w:sz w:val="20"/>
                <w:szCs w:val="20"/>
                <w:rtl w:val="0"/>
              </w:rPr>
              <w:t xml:space="preserve">necesitará</w:t>
            </w:r>
          </w:ins>
        </w:sdtContent>
      </w:sdt>
      <w:sdt>
        <w:sdtPr>
          <w:tag w:val="goog_rdk_11"/>
        </w:sdtPr>
        <w:sdtContent>
          <w:del w:author="Silvia Milena Sequeda C�rdenas" w:id="2" w:date="2021-09-27T23:07:54Z">
            <w:r w:rsidDel="00000000" w:rsidR="00000000" w:rsidRPr="00000000">
              <w:rPr>
                <w:sz w:val="20"/>
                <w:szCs w:val="20"/>
                <w:rtl w:val="0"/>
              </w:rPr>
              <w:delText xml:space="preserve">necesitara</w:delText>
            </w:r>
          </w:del>
        </w:sdtContent>
      </w:sdt>
      <w:r w:rsidDel="00000000" w:rsidR="00000000" w:rsidRPr="00000000">
        <w:rPr>
          <w:sz w:val="20"/>
          <w:szCs w:val="20"/>
          <w:rtl w:val="0"/>
        </w:rPr>
        <w:t xml:space="preserve"> 450.000 empleos en las áreas STEM, según Marco Casarín gerente de Microsoft Colombia proyecta esta es la cifra que se calcula actualmente para una demanda creciente año tras año, actualmente solo el 33% de esta demanda se satisface en el mundo con empleados con estas habilidades tecnológicas.</w:t>
        <w:tab/>
      </w:r>
    </w:p>
    <w:p w:rsidR="00000000" w:rsidDel="00000000" w:rsidP="00000000" w:rsidRDefault="00000000" w:rsidRPr="00000000" w14:paraId="00000079">
      <w:pPr>
        <w:jc w:val="both"/>
        <w:rPr>
          <w:b w:val="1"/>
          <w:color w:val="0070c0"/>
          <w:sz w:val="20"/>
          <w:szCs w:val="20"/>
        </w:rPr>
      </w:pPr>
      <w:r w:rsidDel="00000000" w:rsidR="00000000" w:rsidRPr="00000000">
        <w:rPr>
          <w:rtl w:val="0"/>
        </w:rPr>
      </w:r>
    </w:p>
    <w:p w:rsidR="00000000" w:rsidDel="00000000" w:rsidP="00000000" w:rsidRDefault="00000000" w:rsidRPr="00000000" w14:paraId="0000007A">
      <w:pPr>
        <w:jc w:val="both"/>
        <w:rPr>
          <w:b w:val="1"/>
          <w:sz w:val="20"/>
          <w:szCs w:val="20"/>
        </w:rPr>
      </w:pPr>
      <w:r w:rsidDel="00000000" w:rsidR="00000000" w:rsidRPr="00000000">
        <w:rPr>
          <w:b w:val="1"/>
          <w:sz w:val="20"/>
          <w:szCs w:val="20"/>
          <w:rtl w:val="0"/>
        </w:rPr>
        <w:t xml:space="preserve">2.1. El contexto internacional del empleo</w:t>
      </w:r>
    </w:p>
    <w:p w:rsidR="00000000" w:rsidDel="00000000" w:rsidP="00000000" w:rsidRDefault="00000000" w:rsidRPr="00000000" w14:paraId="0000007B">
      <w:pPr>
        <w:rPr>
          <w:b w:val="1"/>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sz w:val="20"/>
          <w:szCs w:val="20"/>
          <w:rtl w:val="0"/>
        </w:rPr>
        <w:t xml:space="preserve">En el contexto mundial la pandemia de la COVID-19 ha dejado demostrado que ninguna institución o individuo por sí solo puede abordar los desafíos económicos, ambientales, sociales y tecnológicos de nuestro mundo. </w:t>
      </w:r>
    </w:p>
    <w:p w:rsidR="00000000" w:rsidDel="00000000" w:rsidP="00000000" w:rsidRDefault="00000000" w:rsidRPr="00000000" w14:paraId="0000007D">
      <w:pPr>
        <w:jc w:val="both"/>
        <w:rPr>
          <w:sz w:val="20"/>
          <w:szCs w:val="20"/>
        </w:rPr>
      </w:pP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Esta crisis </w:t>
      </w:r>
      <w:sdt>
        <w:sdtPr>
          <w:tag w:val="goog_rdk_12"/>
        </w:sdtPr>
        <w:sdtContent>
          <w:ins w:author="Silvia Milena Sequeda C�rdenas" w:id="3" w:date="2021-09-27T23:11:00Z">
            <w:r w:rsidDel="00000000" w:rsidR="00000000" w:rsidRPr="00000000">
              <w:rPr>
                <w:sz w:val="20"/>
                <w:szCs w:val="20"/>
                <w:rtl w:val="0"/>
              </w:rPr>
              <w:t xml:space="preserve">aceleró</w:t>
            </w:r>
          </w:ins>
        </w:sdtContent>
      </w:sdt>
      <w:sdt>
        <w:sdtPr>
          <w:tag w:val="goog_rdk_13"/>
        </w:sdtPr>
        <w:sdtContent>
          <w:del w:author="Silvia Milena Sequeda C�rdenas" w:id="3" w:date="2021-09-27T23:11:00Z">
            <w:r w:rsidDel="00000000" w:rsidR="00000000" w:rsidRPr="00000000">
              <w:rPr>
                <w:sz w:val="20"/>
                <w:szCs w:val="20"/>
                <w:rtl w:val="0"/>
              </w:rPr>
              <w:delText xml:space="preserve">acelero</w:delText>
            </w:r>
          </w:del>
        </w:sdtContent>
      </w:sdt>
      <w:r w:rsidDel="00000000" w:rsidR="00000000" w:rsidRPr="00000000">
        <w:rPr>
          <w:sz w:val="20"/>
          <w:szCs w:val="20"/>
          <w:rtl w:val="0"/>
        </w:rPr>
        <w:t xml:space="preserve"> las tendencias de las nuevas formas de empleo que antes veíamos como evidentes, y ahora son una realidad. Procesos como la </w:t>
      </w:r>
      <w:hyperlink r:id="rId16">
        <w:r w:rsidDel="00000000" w:rsidR="00000000" w:rsidRPr="00000000">
          <w:rPr>
            <w:sz w:val="20"/>
            <w:szCs w:val="20"/>
            <w:rtl w:val="0"/>
          </w:rPr>
          <w:t xml:space="preserve">digitalización</w:t>
        </w:r>
      </w:hyperlink>
      <w:r w:rsidDel="00000000" w:rsidR="00000000" w:rsidRPr="00000000">
        <w:rPr>
          <w:sz w:val="20"/>
          <w:szCs w:val="20"/>
          <w:rtl w:val="0"/>
        </w:rPr>
        <w:t xml:space="preserve">, la automatización o la necesidad de un </w:t>
      </w:r>
      <w:hyperlink r:id="rId17">
        <w:r w:rsidDel="00000000" w:rsidR="00000000" w:rsidRPr="00000000">
          <w:rPr>
            <w:sz w:val="20"/>
            <w:szCs w:val="20"/>
            <w:rtl w:val="0"/>
          </w:rPr>
          <w:t xml:space="preserve">desarrollo sostenible e inclusivo</w:t>
        </w:r>
      </w:hyperlink>
      <w:r w:rsidDel="00000000" w:rsidR="00000000" w:rsidRPr="00000000">
        <w:rPr>
          <w:sz w:val="20"/>
          <w:szCs w:val="20"/>
          <w:rtl w:val="0"/>
        </w:rPr>
        <w:t xml:space="preserve"> están ahora en el escenario 2021. </w:t>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sdt>
        <w:sdtPr>
          <w:tag w:val="goog_rdk_14"/>
        </w:sdtPr>
        <w:sdtContent>
          <w:commentRangeStart w:id="6"/>
        </w:sdtContent>
      </w:sdt>
      <w:r w:rsidDel="00000000" w:rsidR="00000000" w:rsidRPr="00000000">
        <w:rPr>
          <w:sz w:val="20"/>
          <w:szCs w:val="20"/>
          <w:rtl w:val="0"/>
        </w:rPr>
        <w:t xml:space="preserve">El Foro Económico Mundial realizado en agosto del 2021, se denominó el gran reinicio, donde las organizaciones sociales y culturales afrontaron la encrucijada de reconstruir la confianza y tomar decisiones cruciales, de restablecer las prioridades y la urgencia de acometer reformas globales.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1">
      <w:pPr>
        <w:spacing w:line="240" w:lineRule="auto"/>
        <w:jc w:val="both"/>
        <w:rPr>
          <w:sz w:val="20"/>
          <w:szCs w:val="20"/>
        </w:rPr>
      </w:pPr>
      <w:r w:rsidDel="00000000" w:rsidR="00000000" w:rsidRPr="00000000">
        <w:rPr>
          <w:rtl w:val="0"/>
        </w:rPr>
      </w:r>
    </w:p>
    <w:p w:rsidR="00000000" w:rsidDel="00000000" w:rsidP="00000000" w:rsidRDefault="00000000" w:rsidRPr="00000000" w14:paraId="00000082">
      <w:pPr>
        <w:spacing w:line="240" w:lineRule="auto"/>
        <w:jc w:val="center"/>
        <w:rPr>
          <w:sz w:val="20"/>
          <w:szCs w:val="20"/>
        </w:rPr>
      </w:pPr>
      <w:sdt>
        <w:sdtPr>
          <w:tag w:val="goog_rdk_15"/>
        </w:sdtPr>
        <w:sdtContent>
          <w:commentRangeStart w:id="7"/>
        </w:sdtContent>
      </w:sdt>
      <w:sdt>
        <w:sdtPr>
          <w:tag w:val="goog_rdk_16"/>
        </w:sdtPr>
        <w:sdtContent>
          <w:commentRangeStart w:id="8"/>
        </w:sdtContent>
      </w:sdt>
      <w:r w:rsidDel="00000000" w:rsidR="00000000" w:rsidRPr="00000000">
        <w:rPr>
          <w:sz w:val="20"/>
          <w:szCs w:val="20"/>
        </w:rPr>
        <w:drawing>
          <wp:inline distB="0" distT="0" distL="0" distR="0">
            <wp:extent cx="5546552" cy="3145938"/>
            <wp:effectExtent b="0" l="0" r="0" t="0"/>
            <wp:docPr descr="Interfaz de usuario gráfica&#10;&#10;Descripción generada automáticamente con confianza baja" id="1178" name="image14.png"/>
            <a:graphic>
              <a:graphicData uri="http://schemas.openxmlformats.org/drawingml/2006/picture">
                <pic:pic>
                  <pic:nvPicPr>
                    <pic:cNvPr descr="Interfaz de usuario gráfica&#10;&#10;Descripción generada automáticamente con confianza baja" id="0" name="image14.png"/>
                    <pic:cNvPicPr preferRelativeResize="0"/>
                  </pic:nvPicPr>
                  <pic:blipFill>
                    <a:blip r:embed="rId18"/>
                    <a:srcRect b="0" l="0" r="0" t="0"/>
                    <a:stretch>
                      <a:fillRect/>
                    </a:stretch>
                  </pic:blipFill>
                  <pic:spPr>
                    <a:xfrm>
                      <a:off x="0" y="0"/>
                      <a:ext cx="5546552" cy="3145938"/>
                    </a:xfrm>
                    <a:prstGeom prst="rect"/>
                    <a:ln/>
                  </pic:spPr>
                </pic:pic>
              </a:graphicData>
            </a:graphic>
          </wp:inline>
        </w:drawing>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3">
      <w:pPr>
        <w:spacing w:line="240" w:lineRule="auto"/>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En Colombia el gobierno y muy especialmente el sector educativo, tendrán que implementar nuevas y diversas estrategias que impacten de manera contundente la forma de apropiar y gestionar el conocimiento, para preparar las nuevas generaciones de ciudadanos colombianos, a las nuevas maneras de desarrollo sostenible para nuestro planeta.</w:t>
      </w:r>
    </w:p>
    <w:p w:rsidR="00000000" w:rsidDel="00000000" w:rsidP="00000000" w:rsidRDefault="00000000" w:rsidRPr="00000000" w14:paraId="00000085">
      <w:pPr>
        <w:spacing w:line="240" w:lineRule="auto"/>
        <w:rPr>
          <w:b w:val="1"/>
          <w:sz w:val="20"/>
          <w:szCs w:val="20"/>
        </w:rPr>
      </w:pPr>
      <w:r w:rsidDel="00000000" w:rsidR="00000000" w:rsidRPr="00000000">
        <w:rPr>
          <w:rtl w:val="0"/>
        </w:rPr>
      </w:r>
    </w:p>
    <w:p w:rsidR="00000000" w:rsidDel="00000000" w:rsidP="00000000" w:rsidRDefault="00000000" w:rsidRPr="00000000" w14:paraId="00000086">
      <w:pPr>
        <w:jc w:val="both"/>
        <w:rPr>
          <w:b w:val="1"/>
          <w:sz w:val="20"/>
          <w:szCs w:val="20"/>
        </w:rPr>
      </w:pPr>
      <w:r w:rsidDel="00000000" w:rsidR="00000000" w:rsidRPr="00000000">
        <w:rPr>
          <w:b w:val="1"/>
          <w:sz w:val="20"/>
          <w:szCs w:val="20"/>
          <w:rtl w:val="0"/>
        </w:rPr>
        <w:t xml:space="preserve">2.2. Nuevas oportunidades de empleo y la educación STEM</w:t>
      </w:r>
    </w:p>
    <w:p w:rsidR="00000000" w:rsidDel="00000000" w:rsidP="00000000" w:rsidRDefault="00000000" w:rsidRPr="00000000" w14:paraId="00000087">
      <w:pPr>
        <w:spacing w:line="240" w:lineRule="auto"/>
        <w:jc w:val="both"/>
        <w:rPr>
          <w:sz w:val="20"/>
          <w:szCs w:val="20"/>
        </w:rPr>
      </w:pPr>
      <w:r w:rsidDel="00000000" w:rsidR="00000000" w:rsidRPr="00000000">
        <w:rPr>
          <w:rtl w:val="0"/>
        </w:rPr>
      </w:r>
    </w:p>
    <w:p w:rsidR="00000000" w:rsidDel="00000000" w:rsidP="00000000" w:rsidRDefault="00000000" w:rsidRPr="00000000" w14:paraId="00000088">
      <w:pPr>
        <w:jc w:val="both"/>
        <w:rPr>
          <w:sz w:val="20"/>
          <w:szCs w:val="20"/>
        </w:rPr>
      </w:pPr>
      <w:r w:rsidDel="00000000" w:rsidR="00000000" w:rsidRPr="00000000">
        <w:rPr>
          <w:sz w:val="20"/>
          <w:szCs w:val="20"/>
          <w:rtl w:val="0"/>
        </w:rPr>
        <w:t xml:space="preserve">Teniendo en cuenta que la tecnología mantiene en constante evolución como por ejemplo cuando adquirimos un equipo electrónico y en el transcurso de seis meses ese mismo artículo ingresa al mercado con una nueva versión mejorada o sencillamente es reemplazada por otra mejor, los empleos necesariamente no desaparecerán, estos serán transformados, y algunos nacerán, en el apartado anterior en la gráfica se ven empleos nuevos, pero a continuación listo algunos donde se  prevé existirán en un futuro no muy lejano.</w:t>
      </w:r>
    </w:p>
    <w:p w:rsidR="00000000" w:rsidDel="00000000" w:rsidP="00000000" w:rsidRDefault="00000000" w:rsidRPr="00000000" w14:paraId="00000089">
      <w:pPr>
        <w:jc w:val="both"/>
        <w:rPr>
          <w:sz w:val="20"/>
          <w:szCs w:val="20"/>
        </w:rPr>
      </w:pPr>
      <w:r w:rsidDel="00000000" w:rsidR="00000000" w:rsidRPr="00000000">
        <w:rPr>
          <w:rtl w:val="0"/>
        </w:rPr>
      </w:r>
    </w:p>
    <w:p w:rsidR="00000000" w:rsidDel="00000000" w:rsidP="00000000" w:rsidRDefault="00000000" w:rsidRPr="00000000" w14:paraId="0000008A">
      <w:pPr>
        <w:jc w:val="both"/>
        <w:rPr>
          <w:sz w:val="20"/>
          <w:szCs w:val="20"/>
        </w:rPr>
      </w:pPr>
      <w:sdt>
        <w:sdtPr>
          <w:tag w:val="goog_rdk_17"/>
        </w:sdtPr>
        <w:sdtContent>
          <w:commentRangeStart w:id="9"/>
        </w:sdtContent>
      </w:sdt>
      <w:r w:rsidDel="00000000" w:rsidR="00000000" w:rsidRPr="00000000">
        <w:rPr>
          <w:sz w:val="20"/>
          <w:szCs w:val="20"/>
          <w:rtl w:val="0"/>
        </w:rPr>
        <w:t xml:space="preserve">Educaweb (2020) nos da un vistazo de los 10 trabajos del futuro donde sectores de la economía como la salud, tecnología y economía verde serán los proveedores de una nueva generación de empleos.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Según esta web, empleos como los siguientes marcarán la demanda en el mercado:</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sdt>
        <w:sdtPr>
          <w:tag w:val="goog_rdk_18"/>
        </w:sdtPr>
        <w:sdtContent>
          <w:commentRangeStart w:id="10"/>
        </w:sdtContent>
      </w:sdt>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 en banca digital y criptomonedas</w:t>
      </w:r>
    </w:p>
    <w:p w:rsidR="00000000" w:rsidDel="00000000" w:rsidP="00000000" w:rsidRDefault="00000000" w:rsidRPr="00000000" w14:paraId="0000008F">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 en alojamiento de datos</w:t>
      </w:r>
    </w:p>
    <w:p w:rsidR="00000000" w:rsidDel="00000000" w:rsidP="00000000" w:rsidRDefault="00000000" w:rsidRPr="00000000" w14:paraId="00000090">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 en ingeniería alimentaria</w:t>
      </w:r>
    </w:p>
    <w:p w:rsidR="00000000" w:rsidDel="00000000" w:rsidP="00000000" w:rsidRDefault="00000000" w:rsidRPr="00000000" w14:paraId="00000091">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Especialistas en impresión de alimentos en 3D</w:t>
      </w:r>
    </w:p>
    <w:p w:rsidR="00000000" w:rsidDel="00000000" w:rsidP="00000000" w:rsidRDefault="00000000" w:rsidRPr="00000000" w14:paraId="0000009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Responsables de nuevas "colonias" de negocios</w:t>
      </w:r>
    </w:p>
    <w:p w:rsidR="00000000" w:rsidDel="00000000" w:rsidP="00000000" w:rsidRDefault="00000000" w:rsidRPr="00000000" w14:paraId="0000009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Chief Data Officer o responsables de datos</w:t>
      </w:r>
    </w:p>
    <w:p w:rsidR="00000000" w:rsidDel="00000000" w:rsidP="00000000" w:rsidRDefault="00000000" w:rsidRPr="00000000" w14:paraId="0000009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 en privacidad</w:t>
      </w:r>
    </w:p>
    <w:p w:rsidR="00000000" w:rsidDel="00000000" w:rsidP="00000000" w:rsidRDefault="00000000" w:rsidRPr="00000000" w14:paraId="0000009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Diseñadores de órganos humanos</w:t>
      </w:r>
    </w:p>
    <w:p w:rsidR="00000000" w:rsidDel="00000000" w:rsidP="00000000" w:rsidRDefault="00000000" w:rsidRPr="00000000" w14:paraId="00000096">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Especialistas en campañas de crowdfunding</w:t>
      </w:r>
    </w:p>
    <w:p w:rsidR="00000000" w:rsidDel="00000000" w:rsidP="00000000" w:rsidRDefault="00000000" w:rsidRPr="00000000" w14:paraId="00000097">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840" w:right="0" w:hanging="36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Diseñadores de avatares o responsable de relaciones con ellos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para el Desarrollo Sostenible – ODS</w:t>
      </w:r>
    </w:p>
    <w:p w:rsidR="00000000" w:rsidDel="00000000" w:rsidP="00000000" w:rsidRDefault="00000000" w:rsidRPr="00000000" w14:paraId="0000009A">
      <w:pPr>
        <w:spacing w:line="240" w:lineRule="auto"/>
        <w:ind w:left="360" w:firstLine="0"/>
        <w:rPr>
          <w:b w:val="1"/>
          <w:sz w:val="20"/>
          <w:szCs w:val="20"/>
        </w:rPr>
      </w:pPr>
      <w:r w:rsidDel="00000000" w:rsidR="00000000" w:rsidRPr="00000000">
        <w:rPr>
          <w:rtl w:val="0"/>
        </w:rPr>
      </w:r>
    </w:p>
    <w:p w:rsidR="00000000" w:rsidDel="00000000" w:rsidP="00000000" w:rsidRDefault="00000000" w:rsidRPr="00000000" w14:paraId="0000009B">
      <w:pPr>
        <w:ind w:left="360" w:firstLine="0"/>
        <w:jc w:val="both"/>
        <w:rPr>
          <w:sz w:val="20"/>
          <w:szCs w:val="20"/>
        </w:rPr>
      </w:pPr>
      <w:r w:rsidDel="00000000" w:rsidR="00000000" w:rsidRPr="00000000">
        <w:rPr>
          <w:sz w:val="20"/>
          <w:szCs w:val="20"/>
          <w:rtl w:val="0"/>
        </w:rPr>
        <w:t xml:space="preserve">La Organización de las </w:t>
      </w:r>
      <w:sdt>
        <w:sdtPr>
          <w:tag w:val="goog_rdk_19"/>
        </w:sdtPr>
        <w:sdtContent>
          <w:ins w:author="Silvia Milena Sequeda C�rdenas" w:id="4" w:date="2021-09-27T23:11:32Z">
            <w:r w:rsidDel="00000000" w:rsidR="00000000" w:rsidRPr="00000000">
              <w:rPr>
                <w:sz w:val="20"/>
                <w:szCs w:val="20"/>
                <w:rtl w:val="0"/>
              </w:rPr>
              <w:t xml:space="preserve">Naciones</w:t>
            </w:r>
          </w:ins>
        </w:sdtContent>
      </w:sdt>
      <w:sdt>
        <w:sdtPr>
          <w:tag w:val="goog_rdk_20"/>
        </w:sdtPr>
        <w:sdtContent>
          <w:del w:author="Silvia Milena Sequeda C�rdenas" w:id="4" w:date="2021-09-27T23:11:32Z">
            <w:r w:rsidDel="00000000" w:rsidR="00000000" w:rsidRPr="00000000">
              <w:rPr>
                <w:sz w:val="20"/>
                <w:szCs w:val="20"/>
                <w:rtl w:val="0"/>
              </w:rPr>
              <w:delText xml:space="preserve">naciones</w:delText>
            </w:r>
          </w:del>
        </w:sdtContent>
      </w:sdt>
      <w:r w:rsidDel="00000000" w:rsidR="00000000" w:rsidRPr="00000000">
        <w:rPr>
          <w:sz w:val="20"/>
          <w:szCs w:val="20"/>
          <w:rtl w:val="0"/>
        </w:rPr>
        <w:t xml:space="preserve"> Unidas </w:t>
      </w:r>
      <w:sdt>
        <w:sdtPr>
          <w:tag w:val="goog_rdk_21"/>
        </w:sdtPr>
        <w:sdtContent>
          <w:ins w:author="Silvia Milena Sequeda C�rdenas" w:id="5" w:date="2021-09-27T23:11:36Z">
            <w:r w:rsidDel="00000000" w:rsidR="00000000" w:rsidRPr="00000000">
              <w:rPr>
                <w:sz w:val="20"/>
                <w:szCs w:val="20"/>
                <w:rtl w:val="0"/>
              </w:rPr>
              <w:t xml:space="preserve">ha</w:t>
            </w:r>
          </w:ins>
        </w:sdtContent>
      </w:sdt>
      <w:sdt>
        <w:sdtPr>
          <w:tag w:val="goog_rdk_22"/>
        </w:sdtPr>
        <w:sdtContent>
          <w:del w:author="Silvia Milena Sequeda C�rdenas" w:id="5" w:date="2021-09-27T23:11:36Z">
            <w:r w:rsidDel="00000000" w:rsidR="00000000" w:rsidRPr="00000000">
              <w:rPr>
                <w:sz w:val="20"/>
                <w:szCs w:val="20"/>
                <w:rtl w:val="0"/>
              </w:rPr>
              <w:delText xml:space="preserve">han</w:delText>
            </w:r>
          </w:del>
        </w:sdtContent>
      </w:sdt>
      <w:r w:rsidDel="00000000" w:rsidR="00000000" w:rsidRPr="00000000">
        <w:rPr>
          <w:sz w:val="20"/>
          <w:szCs w:val="20"/>
          <w:rtl w:val="0"/>
        </w:rPr>
        <w:t xml:space="preserve"> proyectado un camino donde todos los países son protagonistas, para acabar con la pobreza, trabajar por la igualdad, la lucha contra el cambio climático, la conservación del planeta y garantizar la educación inclusiva y para todos. Todo enmarcado en 17 objetivos los cuales se deben trabajar como base hasta el año 2030, una década de cambio donde cada país miembro se </w:t>
      </w:r>
      <w:sdt>
        <w:sdtPr>
          <w:tag w:val="goog_rdk_23"/>
        </w:sdtPr>
        <w:sdtContent>
          <w:ins w:author="Silvia Milena Sequeda C�rdenas" w:id="6" w:date="2021-09-27T23:11:42Z">
            <w:r w:rsidDel="00000000" w:rsidR="00000000" w:rsidRPr="00000000">
              <w:rPr>
                <w:sz w:val="20"/>
                <w:szCs w:val="20"/>
                <w:rtl w:val="0"/>
              </w:rPr>
              <w:t xml:space="preserve">compromete</w:t>
            </w:r>
          </w:ins>
        </w:sdtContent>
      </w:sdt>
      <w:sdt>
        <w:sdtPr>
          <w:tag w:val="goog_rdk_24"/>
        </w:sdtPr>
        <w:sdtContent>
          <w:del w:author="Silvia Milena Sequeda C�rdenas" w:id="6" w:date="2021-09-27T23:11:42Z">
            <w:r w:rsidDel="00000000" w:rsidR="00000000" w:rsidRPr="00000000">
              <w:rPr>
                <w:sz w:val="20"/>
                <w:szCs w:val="20"/>
                <w:rtl w:val="0"/>
              </w:rPr>
              <w:delText xml:space="preserve">comprometerá</w:delText>
            </w:r>
          </w:del>
        </w:sdtContent>
      </w:sdt>
      <w:r w:rsidDel="00000000" w:rsidR="00000000" w:rsidRPr="00000000">
        <w:rPr>
          <w:sz w:val="20"/>
          <w:szCs w:val="20"/>
          <w:rtl w:val="0"/>
        </w:rPr>
        <w:t xml:space="preserve"> a cumplirlos.</w:t>
      </w:r>
    </w:p>
    <w:p w:rsidR="00000000" w:rsidDel="00000000" w:rsidP="00000000" w:rsidRDefault="00000000" w:rsidRPr="00000000" w14:paraId="0000009C">
      <w:pPr>
        <w:ind w:left="360" w:firstLine="0"/>
        <w:jc w:val="both"/>
        <w:rPr>
          <w:sz w:val="20"/>
          <w:szCs w:val="20"/>
        </w:rPr>
      </w:pPr>
      <w:r w:rsidDel="00000000" w:rsidR="00000000" w:rsidRPr="00000000">
        <w:rPr>
          <w:rtl w:val="0"/>
        </w:rPr>
      </w:r>
    </w:p>
    <w:p w:rsidR="00000000" w:rsidDel="00000000" w:rsidP="00000000" w:rsidRDefault="00000000" w:rsidRPr="00000000" w14:paraId="0000009D">
      <w:pPr>
        <w:ind w:left="360" w:firstLine="0"/>
        <w:jc w:val="both"/>
        <w:rPr>
          <w:sz w:val="20"/>
          <w:szCs w:val="20"/>
        </w:rPr>
      </w:pPr>
      <w:r w:rsidDel="00000000" w:rsidR="00000000" w:rsidRPr="00000000">
        <w:rPr>
          <w:sz w:val="20"/>
          <w:szCs w:val="20"/>
          <w:rtl w:val="0"/>
        </w:rPr>
        <w:t xml:space="preserve">Un objetivo importante y para tener en cuenta, </w:t>
      </w:r>
      <w:r w:rsidDel="00000000" w:rsidR="00000000" w:rsidRPr="00000000">
        <w:rPr>
          <w:b w:val="1"/>
          <w:i w:val="1"/>
          <w:sz w:val="20"/>
          <w:szCs w:val="20"/>
          <w:rtl w:val="0"/>
        </w:rPr>
        <w:t xml:space="preserve">la Educación de Calidad;</w:t>
      </w:r>
      <w:r w:rsidDel="00000000" w:rsidR="00000000" w:rsidRPr="00000000">
        <w:rPr>
          <w:sz w:val="20"/>
          <w:szCs w:val="20"/>
          <w:rtl w:val="0"/>
        </w:rPr>
        <w:t xml:space="preserve"> en su cuarto objetivo, las Naciones Unidas describen:</w:t>
      </w:r>
    </w:p>
    <w:p w:rsidR="00000000" w:rsidDel="00000000" w:rsidP="00000000" w:rsidRDefault="00000000" w:rsidRPr="00000000" w14:paraId="0000009E">
      <w:pPr>
        <w:ind w:left="360" w:firstLine="0"/>
        <w:jc w:val="both"/>
        <w:rPr>
          <w:sz w:val="20"/>
          <w:szCs w:val="20"/>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720" w:right="900" w:firstLine="0"/>
        <w:jc w:val="both"/>
        <w:rPr>
          <w:rFonts w:ascii="Arial" w:cs="Arial" w:eastAsia="Arial" w:hAnsi="Arial"/>
          <w:b w:val="0"/>
          <w:i w:val="1"/>
          <w:smallCaps w:val="0"/>
          <w:strike w:val="0"/>
          <w:color w:val="000000"/>
          <w:sz w:val="20"/>
          <w:szCs w:val="20"/>
          <w:u w:val="none"/>
          <w:shd w:fill="auto" w:val="clear"/>
          <w:vertAlign w:val="baseline"/>
        </w:rPr>
      </w:pPr>
      <w:sdt>
        <w:sdtPr>
          <w:tag w:val="goog_rdk_25"/>
        </w:sdtPr>
        <w:sdtContent>
          <w:commentRangeStart w:id="11"/>
        </w:sdtContent>
      </w:sdt>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 educación permite la movilidad socioeconómica ascendente y es clave para salir de la pobreza. Durante la última década, se consiguieron grandes avances a la hora de ampliar el acceso a la educación y las tasas de matriculación en las escuelas en todos los niveles, especialmente para las niñas. No obstante, </w:t>
      </w:r>
      <w:hyperlink r:id="rId19">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alrededor de 260 millones de niños aún estaban fuera de la escuela</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en 2018; cerca de una quinta parte de la población mundial de ese grupo de edad. Además, más de la mitad de todos los niños y adolescentes de todo el mundo </w:t>
      </w:r>
      <w:hyperlink r:id="rId20">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no están alcanzando los estándares mínimos de competencia</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en lectura y matemáticas.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720" w:right="90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En 2020, a medida que la pandemia de la COVID-19 se propagaba por todo el planeta, la mayor parte de los países anunciaron el cierre temporal de las escuelas, lo que afectó a más del 91 % de los estudiantes en todo el mundo. En abril de 2020, cerca de </w:t>
      </w:r>
      <w:hyperlink r:id="rId21">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1600 millones de niños y jóvenes estaban fuera de la escuela</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Igualmente, cerca de </w:t>
      </w:r>
      <w:hyperlink r:id="rId22">
        <w:r w:rsidDel="00000000" w:rsidR="00000000" w:rsidRPr="00000000">
          <w:rPr>
            <w:rFonts w:ascii="Arial" w:cs="Arial" w:eastAsia="Arial" w:hAnsi="Arial"/>
            <w:b w:val="0"/>
            <w:i w:val="1"/>
            <w:smallCaps w:val="0"/>
            <w:strike w:val="0"/>
            <w:color w:val="000000"/>
            <w:sz w:val="20"/>
            <w:szCs w:val="20"/>
            <w:u w:val="single"/>
            <w:shd w:fill="auto" w:val="clear"/>
            <w:vertAlign w:val="baseline"/>
            <w:rtl w:val="0"/>
          </w:rPr>
          <w:t xml:space="preserve">369 millones de niños que dependen de los comedores escolares</w:t>
        </w:r>
      </w:hyperlink>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tuvieron que buscar otras fuentes de nutrición diaria.</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720" w:right="90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Nunca habían estado tantos niños fuera de la escuela al mismo tiempo, lo que altera su aprendizaje y cambia drásticamente sus vidas, especialmente las de los niños más vulnerables y marginados. La pandemia mundial tiene graves consecuencias que pueden poner en peligro los avances que tanto costaron conseguir a la hora de mejorar la educación a nivel mundial.</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2">
      <w:pPr>
        <w:rPr>
          <w:b w:val="1"/>
          <w:sz w:val="20"/>
          <w:szCs w:val="20"/>
        </w:rPr>
      </w:pPr>
      <w:r w:rsidDel="00000000" w:rsidR="00000000" w:rsidRPr="00000000">
        <w:rPr>
          <w:rtl w:val="0"/>
        </w:rPr>
      </w:r>
    </w:p>
    <w:p w:rsidR="00000000" w:rsidDel="00000000" w:rsidP="00000000" w:rsidRDefault="00000000" w:rsidRPr="00000000" w14:paraId="000000A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899"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w:t>
      </w:r>
    </w:p>
    <w:p w:rsidR="00000000" w:rsidDel="00000000" w:rsidP="00000000" w:rsidRDefault="00000000" w:rsidRPr="00000000" w14:paraId="000000A4">
      <w:pPr>
        <w:ind w:left="509" w:firstLine="0"/>
        <w:rPr>
          <w:sz w:val="20"/>
          <w:szCs w:val="20"/>
        </w:rPr>
      </w:pPr>
      <w:r w:rsidDel="00000000" w:rsidR="00000000" w:rsidRPr="00000000">
        <w:rPr>
          <w:rtl w:val="0"/>
        </w:rPr>
      </w:r>
    </w:p>
    <w:p w:rsidR="00000000" w:rsidDel="00000000" w:rsidP="00000000" w:rsidRDefault="00000000" w:rsidRPr="00000000" w14:paraId="000000A5">
      <w:pPr>
        <w:ind w:left="509" w:firstLine="0"/>
        <w:rPr>
          <w:sz w:val="20"/>
          <w:szCs w:val="20"/>
        </w:rPr>
      </w:pPr>
      <w:r w:rsidDel="00000000" w:rsidR="00000000" w:rsidRPr="00000000">
        <w:rPr>
          <w:sz w:val="20"/>
          <w:szCs w:val="20"/>
          <w:rtl w:val="0"/>
        </w:rPr>
        <w:t xml:space="preserve">La Organización de las naciones unidas (ONU) en su propuesta del año 2015, define su agenda para el desarrollo sostenible como:</w:t>
      </w:r>
    </w:p>
    <w:p w:rsidR="00000000" w:rsidDel="00000000" w:rsidP="00000000" w:rsidRDefault="00000000" w:rsidRPr="00000000" w14:paraId="000000A6">
      <w:pPr>
        <w:ind w:left="509" w:firstLine="0"/>
        <w:rPr>
          <w:sz w:val="20"/>
          <w:szCs w:val="20"/>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ffffff" w:val="clear"/>
        <w:spacing w:after="300" w:before="0" w:line="276" w:lineRule="auto"/>
        <w:ind w:left="720" w:right="0" w:firstLine="0"/>
        <w:jc w:val="both"/>
        <w:rPr>
          <w:rFonts w:ascii="Arial" w:cs="Arial" w:eastAsia="Arial" w:hAnsi="Arial"/>
          <w:b w:val="0"/>
          <w:i w:val="1"/>
          <w:smallCaps w:val="0"/>
          <w:strike w:val="0"/>
          <w:color w:val="000000"/>
          <w:sz w:val="22"/>
          <w:szCs w:val="22"/>
          <w:u w:val="none"/>
          <w:shd w:fill="auto" w:val="clear"/>
          <w:vertAlign w:val="baseline"/>
        </w:rPr>
      </w:pPr>
      <w:sdt>
        <w:sdtPr>
          <w:tag w:val="goog_rdk_26"/>
        </w:sdtPr>
        <w:sdtContent>
          <w:commentRangeStart w:id="12"/>
        </w:sdtContent>
      </w:sd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 capacidad de satisfacer las necesidades del presente sin comprometer la capacidad de las futuras generaciones para satisfacer sus propias necesidades. Así mismo indica que el desarrollo sostenible exige esfuerzos concentrados en construir un futuro inclusivo, sostenible y resiliente para las personas y el planeta” (ONU, 2015)</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8">
      <w:pPr>
        <w:ind w:left="509" w:firstLine="0"/>
        <w:jc w:val="both"/>
        <w:rPr>
          <w:sz w:val="20"/>
          <w:szCs w:val="20"/>
        </w:rPr>
      </w:pPr>
      <w:r w:rsidDel="00000000" w:rsidR="00000000" w:rsidRPr="00000000">
        <w:rPr>
          <w:sz w:val="20"/>
          <w:szCs w:val="20"/>
          <w:rtl w:val="0"/>
        </w:rPr>
        <w:t xml:space="preserve">La ONU indica que, para alcanzar el desarrollo sostenible, es fundamental armonizar tres elementos básicos: </w:t>
      </w:r>
      <w:r w:rsidDel="00000000" w:rsidR="00000000" w:rsidRPr="00000000">
        <w:rPr>
          <w:b w:val="1"/>
          <w:sz w:val="20"/>
          <w:szCs w:val="20"/>
          <w:rtl w:val="0"/>
        </w:rPr>
        <w:t xml:space="preserve">el crecimiento económico, la inclusión social y la protección del medio ambiente.</w:t>
      </w:r>
      <w:r w:rsidDel="00000000" w:rsidR="00000000" w:rsidRPr="00000000">
        <w:rPr>
          <w:sz w:val="20"/>
          <w:szCs w:val="20"/>
          <w:rtl w:val="0"/>
        </w:rPr>
        <w:t xml:space="preserve"> Estos elementos están interrelacionados y son todos esenciales para el bienestar de las personas y las sociedades. </w:t>
      </w:r>
    </w:p>
    <w:p w:rsidR="00000000" w:rsidDel="00000000" w:rsidP="00000000" w:rsidRDefault="00000000" w:rsidRPr="00000000" w14:paraId="000000A9">
      <w:pPr>
        <w:ind w:left="509" w:firstLine="0"/>
        <w:jc w:val="both"/>
        <w:rPr>
          <w:sz w:val="20"/>
          <w:szCs w:val="20"/>
        </w:rPr>
      </w:pPr>
      <w:r w:rsidDel="00000000" w:rsidR="00000000" w:rsidRPr="00000000">
        <w:rPr>
          <w:rtl w:val="0"/>
        </w:rPr>
      </w:r>
    </w:p>
    <w:p w:rsidR="00000000" w:rsidDel="00000000" w:rsidP="00000000" w:rsidRDefault="00000000" w:rsidRPr="00000000" w14:paraId="000000AA">
      <w:pPr>
        <w:ind w:left="509" w:firstLine="0"/>
        <w:jc w:val="both"/>
        <w:rPr>
          <w:sz w:val="20"/>
          <w:szCs w:val="20"/>
        </w:rPr>
      </w:pPr>
      <w:r w:rsidDel="00000000" w:rsidR="00000000" w:rsidRPr="00000000">
        <w:rPr>
          <w:sz w:val="20"/>
          <w:szCs w:val="20"/>
          <w:rtl w:val="0"/>
        </w:rPr>
        <w:t xml:space="preserve">También indica que se debe alcanzar la erradicación de la pobreza en todas sus formas y dimensiones, ya que es una condición indispensable para lograr el desarrollo sostenible. A tal fin, debe promoverse un crecimiento económico sostenible, inclusivo y equitativo, que cree mayores oportunidades para todos, que reduzca las desigualdades, mejore los niveles de vida básicos, fomente el desarrollo social equitativo e inclusivo y promueva la ordenación integrada y sostenible de los recursos naturales y los ecosistemas. (Naciones Unidas , 2015)</w:t>
      </w:r>
    </w:p>
    <w:p w:rsidR="00000000" w:rsidDel="00000000" w:rsidP="00000000" w:rsidRDefault="00000000" w:rsidRPr="00000000" w14:paraId="000000AB">
      <w:pPr>
        <w:ind w:left="509" w:firstLine="0"/>
        <w:rPr>
          <w:sz w:val="20"/>
          <w:szCs w:val="20"/>
        </w:rPr>
      </w:pPr>
      <w:r w:rsidDel="00000000" w:rsidR="00000000" w:rsidRPr="00000000">
        <w:rPr>
          <w:rtl w:val="0"/>
        </w:rPr>
      </w:r>
    </w:p>
    <w:p w:rsidR="00000000" w:rsidDel="00000000" w:rsidP="00000000" w:rsidRDefault="00000000" w:rsidRPr="00000000" w14:paraId="000000AC">
      <w:pPr>
        <w:ind w:left="284" w:firstLine="0"/>
        <w:rPr>
          <w:b w:val="1"/>
          <w:sz w:val="20"/>
          <w:szCs w:val="20"/>
        </w:rPr>
      </w:pPr>
      <w:r w:rsidDel="00000000" w:rsidR="00000000" w:rsidRPr="00000000">
        <w:rPr>
          <w:b w:val="1"/>
          <w:sz w:val="20"/>
          <w:szCs w:val="20"/>
          <w:rtl w:val="0"/>
        </w:rPr>
        <w:t xml:space="preserve">    3.2. Agenda 2030</w:t>
      </w:r>
    </w:p>
    <w:p w:rsidR="00000000" w:rsidDel="00000000" w:rsidP="00000000" w:rsidRDefault="00000000" w:rsidRPr="00000000" w14:paraId="000000AD">
      <w:pPr>
        <w:ind w:left="284" w:firstLine="0"/>
        <w:rPr>
          <w:b w:val="1"/>
          <w:sz w:val="20"/>
          <w:szCs w:val="20"/>
        </w:rPr>
      </w:pPr>
      <w:r w:rsidDel="00000000" w:rsidR="00000000" w:rsidRPr="00000000">
        <w:rPr>
          <w:rtl w:val="0"/>
        </w:rPr>
      </w:r>
    </w:p>
    <w:p w:rsidR="00000000" w:rsidDel="00000000" w:rsidP="00000000" w:rsidRDefault="00000000" w:rsidRPr="00000000" w14:paraId="000000AE">
      <w:pPr>
        <w:rPr>
          <w:sz w:val="20"/>
          <w:szCs w:val="20"/>
        </w:rPr>
      </w:pPr>
      <w:r w:rsidDel="00000000" w:rsidR="00000000" w:rsidRPr="00000000">
        <w:rPr>
          <w:sz w:val="20"/>
          <w:szCs w:val="20"/>
          <w:rtl w:val="0"/>
        </w:rPr>
        <w:t xml:space="preserve">En la agenda 2030 se proponen 17 objetivos para el desarrollo sostenible, una guía o ruta en la cual cada país miembro de la organización se compromete a cumplirlos. Los objetivos son:</w:t>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jc w:val="center"/>
        <w:rPr>
          <w:sz w:val="20"/>
          <w:szCs w:val="20"/>
        </w:rPr>
      </w:pPr>
      <w:r w:rsidDel="00000000" w:rsidR="00000000" w:rsidRPr="00000000">
        <w:rPr>
          <w:sz w:val="20"/>
          <w:szCs w:val="20"/>
        </w:rPr>
        <w:drawing>
          <wp:inline distB="0" distT="0" distL="0" distR="0">
            <wp:extent cx="4454766" cy="718690"/>
            <wp:effectExtent b="0" l="0" r="0" t="0"/>
            <wp:docPr id="117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454766" cy="71869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sz w:val="20"/>
          <w:szCs w:val="20"/>
          <w:rtl w:val="0"/>
        </w:rPr>
        <w:t xml:space="preserve">A continuación, podemos ver una imagen con los 17 objetivos unificados:</w:t>
      </w:r>
    </w:p>
    <w:p w:rsidR="00000000" w:rsidDel="00000000" w:rsidP="00000000" w:rsidRDefault="00000000" w:rsidRPr="00000000" w14:paraId="000000B3">
      <w:pPr>
        <w:spacing w:line="240" w:lineRule="auto"/>
        <w:rPr>
          <w:sz w:val="20"/>
          <w:szCs w:val="20"/>
        </w:rPr>
      </w:pPr>
      <w:r w:rsidDel="00000000" w:rsidR="00000000" w:rsidRPr="00000000">
        <w:rPr>
          <w:rtl w:val="0"/>
        </w:rPr>
      </w:r>
    </w:p>
    <w:p w:rsidR="00000000" w:rsidDel="00000000" w:rsidP="00000000" w:rsidRDefault="00000000" w:rsidRPr="00000000" w14:paraId="000000B4">
      <w:pPr>
        <w:tabs>
          <w:tab w:val="left" w:pos="1134"/>
        </w:tabs>
        <w:spacing w:line="240" w:lineRule="auto"/>
        <w:jc w:val="center"/>
        <w:rPr>
          <w:sz w:val="20"/>
          <w:szCs w:val="20"/>
        </w:rPr>
      </w:pPr>
      <w:sdt>
        <w:sdtPr>
          <w:tag w:val="goog_rdk_27"/>
        </w:sdtPr>
        <w:sdtContent>
          <w:commentRangeStart w:id="13"/>
        </w:sdtContent>
      </w:sdt>
      <w:r w:rsidDel="00000000" w:rsidR="00000000" w:rsidRPr="00000000">
        <w:rPr>
          <w:sz w:val="20"/>
          <w:szCs w:val="20"/>
        </w:rPr>
        <w:drawing>
          <wp:inline distB="0" distT="0" distL="0" distR="0">
            <wp:extent cx="6325702" cy="3452774"/>
            <wp:effectExtent b="0" l="0" r="0" t="0"/>
            <wp:docPr descr="Qué son los 17 Objetivos de Desarrollo Sostenible y la Agenda 2030" id="1180" name="image2.png"/>
            <a:graphic>
              <a:graphicData uri="http://schemas.openxmlformats.org/drawingml/2006/picture">
                <pic:pic>
                  <pic:nvPicPr>
                    <pic:cNvPr descr="Qué son los 17 Objetivos de Desarrollo Sostenible y la Agenda 2030" id="0" name="image2.png"/>
                    <pic:cNvPicPr preferRelativeResize="0"/>
                  </pic:nvPicPr>
                  <pic:blipFill>
                    <a:blip r:embed="rId24"/>
                    <a:srcRect b="0" l="0" r="0" t="0"/>
                    <a:stretch>
                      <a:fillRect/>
                    </a:stretch>
                  </pic:blipFill>
                  <pic:spPr>
                    <a:xfrm>
                      <a:off x="0" y="0"/>
                      <a:ext cx="6325702" cy="345277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5">
      <w:pPr>
        <w:spacing w:line="240" w:lineRule="auto"/>
        <w:jc w:val="both"/>
        <w:rPr>
          <w:sz w:val="20"/>
          <w:szCs w:val="20"/>
        </w:rPr>
      </w:pPr>
      <w:r w:rsidDel="00000000" w:rsidR="00000000" w:rsidRPr="00000000">
        <w:rPr>
          <w:rtl w:val="0"/>
        </w:rPr>
      </w:r>
    </w:p>
    <w:p w:rsidR="00000000" w:rsidDel="00000000" w:rsidP="00000000" w:rsidRDefault="00000000" w:rsidRPr="00000000" w14:paraId="000000B6">
      <w:pPr>
        <w:spacing w:line="240" w:lineRule="auto"/>
        <w:ind w:left="284" w:firstLine="0"/>
        <w:rPr>
          <w:b w:val="1"/>
          <w:sz w:val="20"/>
          <w:szCs w:val="20"/>
        </w:rPr>
      </w:pPr>
      <w:r w:rsidDel="00000000" w:rsidR="00000000" w:rsidRPr="00000000">
        <w:rPr>
          <w:rtl w:val="0"/>
        </w:rPr>
      </w:r>
    </w:p>
    <w:p w:rsidR="00000000" w:rsidDel="00000000" w:rsidP="00000000" w:rsidRDefault="00000000" w:rsidRPr="00000000" w14:paraId="000000B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Responsabilidad social y ambiental esperados en los aprendices del siglo XXI</w:t>
      </w:r>
    </w:p>
    <w:p w:rsidR="00000000" w:rsidDel="00000000" w:rsidP="00000000" w:rsidRDefault="00000000" w:rsidRPr="00000000" w14:paraId="000000B8">
      <w:pPr>
        <w:spacing w:line="240" w:lineRule="auto"/>
        <w:rPr>
          <w:sz w:val="20"/>
          <w:szCs w:val="20"/>
        </w:rPr>
      </w:pPr>
      <w:r w:rsidDel="00000000" w:rsidR="00000000" w:rsidRPr="00000000">
        <w:rPr>
          <w:rtl w:val="0"/>
        </w:rPr>
      </w:r>
    </w:p>
    <w:p w:rsidR="00000000" w:rsidDel="00000000" w:rsidP="00000000" w:rsidRDefault="00000000" w:rsidRPr="00000000" w14:paraId="000000B9">
      <w:pPr>
        <w:spacing w:line="240" w:lineRule="auto"/>
        <w:ind w:left="284" w:firstLine="0"/>
        <w:jc w:val="both"/>
        <w:rPr>
          <w:sz w:val="20"/>
          <w:szCs w:val="20"/>
        </w:rPr>
      </w:pPr>
      <w:r w:rsidDel="00000000" w:rsidR="00000000" w:rsidRPr="00000000">
        <w:rPr>
          <w:sz w:val="20"/>
          <w:szCs w:val="20"/>
          <w:rtl w:val="0"/>
        </w:rPr>
        <w:t xml:space="preserve">Dentro de los aprendizajes que nos ha dejado la Covid-19, es la necesidad de fortalecer habilidades necesarias para que los futuros ciudadanos en formación básica y profesional tengan un mejor desenvolvimiento en su futura vida laboral, la acción pertinente para incluir estos temas en los currículos escolares se tiene que hacer de una manera escalona y gradual para así incentivar y promover una persona con valores y virtudes óptimos necesarios en esta persona que se entrega al siglo XXI y sus exigencias.</w:t>
      </w:r>
    </w:p>
    <w:p w:rsidR="00000000" w:rsidDel="00000000" w:rsidP="00000000" w:rsidRDefault="00000000" w:rsidRPr="00000000" w14:paraId="000000BA">
      <w:pP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0BB">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899"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Habilidades para el siglo XXI</w:t>
      </w:r>
    </w:p>
    <w:p w:rsidR="00000000" w:rsidDel="00000000" w:rsidP="00000000" w:rsidRDefault="00000000" w:rsidRPr="00000000" w14:paraId="000000BC">
      <w:pPr>
        <w:spacing w:line="24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BD">
      <w:pPr>
        <w:spacing w:line="240" w:lineRule="auto"/>
        <w:ind w:left="284" w:firstLine="0"/>
        <w:jc w:val="both"/>
        <w:rPr>
          <w:sz w:val="20"/>
          <w:szCs w:val="20"/>
        </w:rPr>
      </w:pPr>
      <w:sdt>
        <w:sdtPr>
          <w:tag w:val="goog_rdk_28"/>
        </w:sdtPr>
        <w:sdtContent>
          <w:commentRangeStart w:id="14"/>
        </w:sdtContent>
      </w:sdt>
      <w:r w:rsidDel="00000000" w:rsidR="00000000" w:rsidRPr="00000000">
        <w:rPr>
          <w:sz w:val="20"/>
          <w:szCs w:val="20"/>
          <w:rtl w:val="0"/>
        </w:rPr>
        <w:t xml:space="preserve">De acuerdo con Villanueva G. &amp; de la Luz de las Casas, M. (2010) </w:t>
      </w:r>
      <w:r w:rsidDel="00000000" w:rsidR="00000000" w:rsidRPr="00000000">
        <w:rPr>
          <w:i w:val="1"/>
          <w:sz w:val="20"/>
          <w:szCs w:val="20"/>
          <w:rtl w:val="0"/>
        </w:rPr>
        <w:t xml:space="preserve">los estudiantes del siglo XXI deben formarse en habilidades para vivir en una sociedad cada vez más alfabetizada en el uso de las tecnologías y sobresalir en un mercado laboral cada vez más saturado</w:t>
      </w:r>
      <w:r w:rsidDel="00000000" w:rsidR="00000000" w:rsidRPr="00000000">
        <w:rPr>
          <w:sz w:val="20"/>
          <w:szCs w:val="20"/>
          <w:rtl w:val="0"/>
        </w:rPr>
        <w:t xml:space="preserve">.</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E">
      <w:pP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0BF">
      <w:pPr>
        <w:spacing w:line="240" w:lineRule="auto"/>
        <w:ind w:left="284" w:firstLine="0"/>
        <w:jc w:val="both"/>
        <w:rPr>
          <w:sz w:val="20"/>
          <w:szCs w:val="20"/>
        </w:rPr>
      </w:pPr>
      <w:r w:rsidDel="00000000" w:rsidR="00000000" w:rsidRPr="00000000">
        <w:rPr>
          <w:sz w:val="20"/>
          <w:szCs w:val="20"/>
          <w:rtl w:val="0"/>
        </w:rPr>
        <w:t xml:space="preserve">En la actualidad la demanda de instructores y aprendices que desarrollen una serie de habilidades y competencias es necesaria para lograr la transformación efectiva de la sociedad a desarrollos económicos sostenibles y amigables con el planeta.  Estas nuevas habilidades requieren que las formas en que se ha venido entendiendo la educación, cambien incorporando acciones mediadas por los principios y valores, pero también con los nuevos sistemas de comunicación e información que permita a la adaptación basada en las nuevas condiciones que manifiesta la sociedad.</w:t>
      </w:r>
    </w:p>
    <w:p w:rsidR="00000000" w:rsidDel="00000000" w:rsidP="00000000" w:rsidRDefault="00000000" w:rsidRPr="00000000" w14:paraId="000000C0">
      <w:pPr>
        <w:spacing w:line="240" w:lineRule="auto"/>
        <w:ind w:left="284" w:firstLine="0"/>
        <w:jc w:val="both"/>
        <w:rPr>
          <w:sz w:val="20"/>
          <w:szCs w:val="20"/>
        </w:rPr>
      </w:pPr>
      <w:sdt>
        <w:sdtPr>
          <w:tag w:val="goog_rdk_29"/>
        </w:sdtPr>
        <w:sdtContent>
          <w:commentRangeStart w:id="15"/>
        </w:sdtContent>
      </w:sdt>
      <w:r w:rsidDel="00000000" w:rsidR="00000000" w:rsidRPr="00000000">
        <w:rPr>
          <w:rtl w:val="0"/>
        </w:rPr>
      </w:r>
    </w:p>
    <w:p w:rsidR="00000000" w:rsidDel="00000000" w:rsidP="00000000" w:rsidRDefault="00000000" w:rsidRPr="00000000" w14:paraId="000000C1">
      <w:pPr>
        <w:spacing w:line="240" w:lineRule="auto"/>
        <w:ind w:left="284" w:firstLine="0"/>
        <w:jc w:val="both"/>
        <w:rPr>
          <w:i w:val="1"/>
          <w:sz w:val="20"/>
          <w:szCs w:val="20"/>
        </w:rPr>
      </w:pPr>
      <w:r w:rsidDel="00000000" w:rsidR="00000000" w:rsidRPr="00000000">
        <w:rPr>
          <w:sz w:val="20"/>
          <w:szCs w:val="20"/>
          <w:rtl w:val="0"/>
        </w:rPr>
        <w:t xml:space="preserve">La Educación STEM responde al acrónimo en inglés de </w:t>
      </w:r>
      <w:r w:rsidDel="00000000" w:rsidR="00000000" w:rsidRPr="00000000">
        <w:rPr>
          <w:i w:val="1"/>
          <w:sz w:val="20"/>
          <w:szCs w:val="20"/>
          <w:rtl w:val="0"/>
        </w:rPr>
        <w:t xml:space="preserve">Science-Technology Engineering-Mathematics, las asignaturas para una economía próspera y para una sociedad segura y saludable (Espinosa, 2013).  </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2">
      <w:pPr>
        <w:spacing w:line="240" w:lineRule="auto"/>
        <w:ind w:left="284" w:firstLine="0"/>
        <w:jc w:val="both"/>
        <w:rPr>
          <w:i w:val="1"/>
          <w:sz w:val="20"/>
          <w:szCs w:val="20"/>
        </w:rPr>
      </w:pPr>
      <w:r w:rsidDel="00000000" w:rsidR="00000000" w:rsidRPr="00000000">
        <w:rPr>
          <w:rtl w:val="0"/>
        </w:rPr>
      </w:r>
    </w:p>
    <w:p w:rsidR="00000000" w:rsidDel="00000000" w:rsidP="00000000" w:rsidRDefault="00000000" w:rsidRPr="00000000" w14:paraId="000000C3">
      <w:pPr>
        <w:spacing w:line="240" w:lineRule="auto"/>
        <w:ind w:left="284" w:firstLine="0"/>
        <w:jc w:val="both"/>
        <w:rPr>
          <w:sz w:val="20"/>
          <w:szCs w:val="20"/>
        </w:rPr>
      </w:pPr>
      <w:r w:rsidDel="00000000" w:rsidR="00000000" w:rsidRPr="00000000">
        <w:rPr>
          <w:sz w:val="20"/>
          <w:szCs w:val="20"/>
          <w:rtl w:val="0"/>
        </w:rPr>
        <w:t xml:space="preserve">Por lo anterior, dentro de las habilidades más destacadas en el ámbito académico se encuentran las matemáticas y alfabetización tecnológica, pero es necesario desarrollar habilidades y capacidades híbridas en los instructores y aprendices de manera que éstos se relacionen en las diversas habilidades duras y blandas con son el uso y aplicación de los sistemas de información y comunicación (software, hardware) y habilidades blandas como la argumentación de las propias opiniones, la negociación de significados, el equilibrio afectivo, los idiomas, la capacidad de autoaprendizaje, la adaptación al cambio, la iniciativa y la perseverancia.</w:t>
      </w:r>
    </w:p>
    <w:p w:rsidR="00000000" w:rsidDel="00000000" w:rsidP="00000000" w:rsidRDefault="00000000" w:rsidRPr="00000000" w14:paraId="000000C4">
      <w:pPr>
        <w:spacing w:line="240" w:lineRule="auto"/>
        <w:ind w:left="284" w:firstLine="0"/>
        <w:jc w:val="both"/>
        <w:rPr>
          <w:sz w:val="20"/>
          <w:szCs w:val="20"/>
        </w:rPr>
      </w:pPr>
      <w:r w:rsidDel="00000000" w:rsidR="00000000" w:rsidRPr="00000000">
        <w:rPr>
          <w:rtl w:val="0"/>
        </w:rPr>
      </w:r>
    </w:p>
    <w:p w:rsidR="00000000" w:rsidDel="00000000" w:rsidP="00000000" w:rsidRDefault="00000000" w:rsidRPr="00000000" w14:paraId="000000C5">
      <w:pPr>
        <w:spacing w:line="240" w:lineRule="auto"/>
        <w:ind w:left="284" w:firstLine="0"/>
        <w:jc w:val="both"/>
        <w:rPr>
          <w:color w:val="0070c0"/>
          <w:sz w:val="20"/>
          <w:szCs w:val="20"/>
        </w:rPr>
      </w:pPr>
      <w:r w:rsidDel="00000000" w:rsidR="00000000" w:rsidRPr="00000000">
        <w:rPr>
          <w:sz w:val="20"/>
          <w:szCs w:val="20"/>
          <w:rtl w:val="0"/>
        </w:rPr>
        <w:t xml:space="preserve">Veamos algunas:</w:t>
      </w:r>
      <w:sdt>
        <w:sdtPr>
          <w:tag w:val="goog_rdk_30"/>
        </w:sdtPr>
        <w:sdtContent>
          <w:commentRangeStart w:id="16"/>
        </w:sdtContent>
      </w:sdt>
      <w:r w:rsidDel="00000000" w:rsidR="00000000" w:rsidRPr="00000000">
        <w:rPr>
          <w:rtl w:val="0"/>
        </w:rPr>
      </w:r>
    </w:p>
    <w:p w:rsidR="00000000" w:rsidDel="00000000" w:rsidP="00000000" w:rsidRDefault="00000000" w:rsidRPr="00000000" w14:paraId="000000C6">
      <w:pPr>
        <w:spacing w:line="240" w:lineRule="auto"/>
        <w:jc w:val="both"/>
        <w:rPr>
          <w:color w:val="0070c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184785</wp:posOffset>
            </wp:positionH>
            <wp:positionV relativeFrom="paragraph">
              <wp:posOffset>335915</wp:posOffset>
            </wp:positionV>
            <wp:extent cx="6093460" cy="3427730"/>
            <wp:effectExtent b="0" l="0" r="0" t="0"/>
            <wp:wrapTopAndBottom distB="0" distT="0"/>
            <wp:docPr descr="https://lh6.googleusercontent.com/uoaebpnXKCyjKQCCHLAjWRDd1syvAOtR1dfKLvj0mzoN-mouQRD6VLAhao4gwa-pZWTCkmHEAsbDscu8m9enBLccLklL9qdHgmPe-M4XKK87UzeYt478MYucKsoCAatmgo7zb1A=s0" id="1168" name="image7.png"/>
            <a:graphic>
              <a:graphicData uri="http://schemas.openxmlformats.org/drawingml/2006/picture">
                <pic:pic>
                  <pic:nvPicPr>
                    <pic:cNvPr descr="https://lh6.googleusercontent.com/uoaebpnXKCyjKQCCHLAjWRDd1syvAOtR1dfKLvj0mzoN-mouQRD6VLAhao4gwa-pZWTCkmHEAsbDscu8m9enBLccLklL9qdHgmPe-M4XKK87UzeYt478MYucKsoCAatmgo7zb1A=s0" id="0" name="image7.png"/>
                    <pic:cNvPicPr preferRelativeResize="0"/>
                  </pic:nvPicPr>
                  <pic:blipFill>
                    <a:blip r:embed="rId25"/>
                    <a:srcRect b="0" l="0" r="0" t="0"/>
                    <a:stretch>
                      <a:fillRect/>
                    </a:stretch>
                  </pic:blipFill>
                  <pic:spPr>
                    <a:xfrm>
                      <a:off x="0" y="0"/>
                      <a:ext cx="6093460" cy="3427730"/>
                    </a:xfrm>
                    <a:prstGeom prst="rect"/>
                    <a:ln/>
                  </pic:spPr>
                </pic:pic>
              </a:graphicData>
            </a:graphic>
          </wp:anchor>
        </w:drawing>
      </w:r>
    </w:p>
    <w:p w:rsidR="00000000" w:rsidDel="00000000" w:rsidP="00000000" w:rsidRDefault="00000000" w:rsidRPr="00000000" w14:paraId="000000C7">
      <w:pPr>
        <w:spacing w:line="24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8">
      <w:pPr>
        <w:spacing w:after="240" w:line="240"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C9">
      <w:pPr>
        <w:spacing w:after="240" w:line="240" w:lineRule="auto"/>
        <w:ind w:left="284" w:firstLine="0"/>
        <w:jc w:val="both"/>
        <w:rPr>
          <w:sz w:val="20"/>
          <w:szCs w:val="20"/>
        </w:rPr>
      </w:pPr>
      <w:r w:rsidDel="00000000" w:rsidR="00000000" w:rsidRPr="00000000">
        <w:rPr>
          <w:sz w:val="20"/>
          <w:szCs w:val="20"/>
          <w:rtl w:val="0"/>
        </w:rPr>
        <w:t xml:space="preserve">El desarrollo de estas habilidades es cada vez más importante para ayudar a los ciudadanos a navegar por ecosistemas complejos en diferentes etapas de sus vidas. Los sistemas de aprendizaje en el desarrollo de la vida requieren de personas que deben tomar muchas decisiones en diferentes momentos sobre las diferentes formas de aprendizaje y capacitación formal y no informal necesarias para tener vigencia en el mercado laboral, conseguir un ascenso o cambiar a un nuevo empleo. La oferta de aprendizaje es muy amplia y estas decisiones tendrán gran impacto en la capacidad de los aprendices para superar todos estos cambios.</w:t>
      </w:r>
    </w:p>
    <w:p w:rsidR="00000000" w:rsidDel="00000000" w:rsidP="00000000" w:rsidRDefault="00000000" w:rsidRPr="00000000" w14:paraId="000000CA">
      <w:pPr>
        <w:spacing w:after="240" w:line="240" w:lineRule="auto"/>
        <w:ind w:left="284" w:firstLine="0"/>
        <w:jc w:val="both"/>
        <w:rPr>
          <w:sz w:val="24"/>
          <w:szCs w:val="24"/>
        </w:rPr>
      </w:pPr>
      <w:r w:rsidDel="00000000" w:rsidR="00000000" w:rsidRPr="00000000">
        <w:rPr>
          <w:rtl w:val="0"/>
        </w:rPr>
      </w:r>
    </w:p>
    <w:p w:rsidR="00000000" w:rsidDel="00000000" w:rsidP="00000000" w:rsidRDefault="00000000" w:rsidRPr="00000000" w14:paraId="000000CB">
      <w:pPr>
        <w:spacing w:line="240" w:lineRule="auto"/>
        <w:ind w:left="284" w:firstLine="0"/>
        <w:rPr>
          <w:b w:val="1"/>
          <w:sz w:val="20"/>
          <w:szCs w:val="20"/>
        </w:rPr>
      </w:pPr>
      <w:r w:rsidDel="00000000" w:rsidR="00000000" w:rsidRPr="00000000">
        <w:rPr>
          <w:rtl w:val="0"/>
        </w:rPr>
      </w:r>
    </w:p>
    <w:p w:rsidR="00000000" w:rsidDel="00000000" w:rsidP="00000000" w:rsidRDefault="00000000" w:rsidRPr="00000000" w14:paraId="000000CC">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899" w:right="0" w:hanging="39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Valores</w:t>
      </w:r>
    </w:p>
    <w:p w:rsidR="00000000" w:rsidDel="00000000" w:rsidP="00000000" w:rsidRDefault="00000000" w:rsidRPr="00000000" w14:paraId="000000CD">
      <w:pPr>
        <w:shd w:fill="ffffff" w:val="clear"/>
        <w:spacing w:line="240" w:lineRule="auto"/>
        <w:rPr>
          <w:sz w:val="20"/>
          <w:szCs w:val="20"/>
        </w:rPr>
      </w:pPr>
      <w:r w:rsidDel="00000000" w:rsidR="00000000" w:rsidRPr="00000000">
        <w:rPr>
          <w:rtl w:val="0"/>
        </w:rPr>
      </w:r>
    </w:p>
    <w:p w:rsidR="00000000" w:rsidDel="00000000" w:rsidP="00000000" w:rsidRDefault="00000000" w:rsidRPr="00000000" w14:paraId="000000CE">
      <w:pPr>
        <w:shd w:fill="ffffff" w:val="clear"/>
        <w:jc w:val="both"/>
        <w:rPr>
          <w:sz w:val="20"/>
          <w:szCs w:val="20"/>
        </w:rPr>
      </w:pPr>
      <w:r w:rsidDel="00000000" w:rsidR="00000000" w:rsidRPr="00000000">
        <w:rPr>
          <w:sz w:val="20"/>
          <w:szCs w:val="20"/>
          <w:rtl w:val="0"/>
        </w:rPr>
        <w:t xml:space="preserve">El buen comportamiento y la conducta son las principales actitudes que se esperan de una persona en el desarrollo de su vida laboral, social y hasta personal, según Adriana M (2020), a continuación, presentamos algunos valores:</w:t>
      </w:r>
    </w:p>
    <w:p w:rsidR="00000000" w:rsidDel="00000000" w:rsidP="00000000" w:rsidRDefault="00000000" w:rsidRPr="00000000" w14:paraId="000000CF">
      <w:pPr>
        <w:shd w:fill="ffffff" w:val="clear"/>
        <w:jc w:val="both"/>
        <w:rPr>
          <w:sz w:val="20"/>
          <w:szCs w:val="20"/>
        </w:rPr>
      </w:pPr>
      <w:r w:rsidDel="00000000" w:rsidR="00000000" w:rsidRPr="00000000">
        <w:rPr>
          <w:rtl w:val="0"/>
        </w:rPr>
      </w:r>
    </w:p>
    <w:p w:rsidR="00000000" w:rsidDel="00000000" w:rsidP="00000000" w:rsidRDefault="00000000" w:rsidRPr="00000000" w14:paraId="000000D0">
      <w:pPr>
        <w:shd w:fill="ffffff" w:val="clear"/>
        <w:jc w:val="center"/>
        <w:rPr>
          <w:sz w:val="18"/>
          <w:szCs w:val="18"/>
        </w:rPr>
      </w:pPr>
      <w:r w:rsidDel="00000000" w:rsidR="00000000" w:rsidRPr="00000000">
        <w:rPr>
          <w:sz w:val="18"/>
          <w:szCs w:val="18"/>
        </w:rPr>
        <w:drawing>
          <wp:inline distB="0" distT="0" distL="0" distR="0">
            <wp:extent cx="3445549" cy="552993"/>
            <wp:effectExtent b="0" l="0" r="0" t="0"/>
            <wp:docPr id="117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45549" cy="55299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rPr>
          <w:color w:val="404040"/>
          <w:sz w:val="18"/>
          <w:szCs w:val="18"/>
        </w:rPr>
      </w:pPr>
      <w:r w:rsidDel="00000000" w:rsidR="00000000" w:rsidRPr="00000000">
        <w:rPr>
          <w:rtl w:val="0"/>
        </w:rPr>
      </w:r>
    </w:p>
    <w:p w:rsidR="00000000" w:rsidDel="00000000" w:rsidP="00000000" w:rsidRDefault="00000000" w:rsidRPr="00000000" w14:paraId="000000D2">
      <w:pPr>
        <w:spacing w:line="240" w:lineRule="auto"/>
        <w:ind w:left="284" w:firstLine="0"/>
        <w:rPr>
          <w:sz w:val="20"/>
          <w:szCs w:val="20"/>
        </w:rPr>
      </w:pPr>
      <w:r w:rsidDel="00000000" w:rsidR="00000000" w:rsidRPr="00000000">
        <w:rPr>
          <w:rtl w:val="0"/>
        </w:rPr>
      </w:r>
    </w:p>
    <w:p w:rsidR="00000000" w:rsidDel="00000000" w:rsidP="00000000" w:rsidRDefault="00000000" w:rsidRPr="00000000" w14:paraId="000000D3">
      <w:pPr>
        <w:spacing w:line="240" w:lineRule="auto"/>
        <w:rPr>
          <w:b w:val="1"/>
          <w:sz w:val="20"/>
          <w:szCs w:val="20"/>
        </w:rPr>
      </w:pPr>
      <w:r w:rsidDel="00000000" w:rsidR="00000000" w:rsidRPr="00000000">
        <w:rPr>
          <w:b w:val="1"/>
          <w:sz w:val="20"/>
          <w:szCs w:val="20"/>
          <w:rtl w:val="0"/>
        </w:rPr>
        <w:t xml:space="preserve">4.3. Competencias para la docencia en áreas STEM.</w:t>
      </w:r>
    </w:p>
    <w:p w:rsidR="00000000" w:rsidDel="00000000" w:rsidP="00000000" w:rsidRDefault="00000000" w:rsidRPr="00000000" w14:paraId="000000D4">
      <w:pPr>
        <w:spacing w:line="240" w:lineRule="auto"/>
        <w:rPr>
          <w:sz w:val="20"/>
          <w:szCs w:val="20"/>
        </w:rPr>
      </w:pPr>
      <w:r w:rsidDel="00000000" w:rsidR="00000000" w:rsidRPr="00000000">
        <w:rPr>
          <w:rtl w:val="0"/>
        </w:rPr>
      </w:r>
    </w:p>
    <w:p w:rsidR="00000000" w:rsidDel="00000000" w:rsidP="00000000" w:rsidRDefault="00000000" w:rsidRPr="00000000" w14:paraId="000000D5">
      <w:pPr>
        <w:spacing w:line="240" w:lineRule="auto"/>
        <w:jc w:val="both"/>
        <w:rPr>
          <w:sz w:val="20"/>
          <w:szCs w:val="20"/>
        </w:rPr>
      </w:pPr>
      <w:r w:rsidDel="00000000" w:rsidR="00000000" w:rsidRPr="00000000">
        <w:rPr>
          <w:sz w:val="20"/>
          <w:szCs w:val="20"/>
          <w:rtl w:val="0"/>
        </w:rPr>
        <w:t xml:space="preserve">Las competencias y habilidades que debe tener un docente en áreas STEM, prácticamente se encuentran en las áreas o materias que se enuncian en sus siglas Ciencia, tecnología, ingeniería y matemáticas, siendo de gran relevancia empezarlas a integrar en los currículos formativos desde una formación temprana, el docente debe prepararse e incentivar al aprendiz realizando actividades motivadoras que sean de un gran atractivo, prevaleciendo como fuente la motivación de preparar personas que se enfrentan a trabajos futuros que no han emergido o se están transformando.</w:t>
      </w:r>
    </w:p>
    <w:p w:rsidR="00000000" w:rsidDel="00000000" w:rsidP="00000000" w:rsidRDefault="00000000" w:rsidRPr="00000000" w14:paraId="000000D6">
      <w:pPr>
        <w:spacing w:line="240" w:lineRule="auto"/>
        <w:jc w:val="both"/>
        <w:rPr>
          <w:sz w:val="20"/>
          <w:szCs w:val="20"/>
        </w:rPr>
      </w:pPr>
      <w:r w:rsidDel="00000000" w:rsidR="00000000" w:rsidRPr="00000000">
        <w:rPr>
          <w:rtl w:val="0"/>
        </w:rPr>
      </w:r>
    </w:p>
    <w:p w:rsidR="00000000" w:rsidDel="00000000" w:rsidP="00000000" w:rsidRDefault="00000000" w:rsidRPr="00000000" w14:paraId="000000D7">
      <w:pPr>
        <w:spacing w:line="240" w:lineRule="auto"/>
        <w:jc w:val="both"/>
        <w:rPr>
          <w:sz w:val="20"/>
          <w:szCs w:val="20"/>
        </w:rPr>
      </w:pPr>
      <w:r w:rsidDel="00000000" w:rsidR="00000000" w:rsidRPr="00000000">
        <w:rPr>
          <w:sz w:val="20"/>
          <w:szCs w:val="20"/>
          <w:rtl w:val="0"/>
        </w:rPr>
        <w:t xml:space="preserve">Todo docente debe contar con diferentes competencias para la docencia en áreas STEM como las que veremos a continuación:</w:t>
      </w:r>
    </w:p>
    <w:p w:rsidR="00000000" w:rsidDel="00000000" w:rsidP="00000000" w:rsidRDefault="00000000" w:rsidRPr="00000000" w14:paraId="000000D8">
      <w:pPr>
        <w:spacing w:line="240" w:lineRule="auto"/>
        <w:jc w:val="both"/>
        <w:rPr>
          <w:sz w:val="20"/>
          <w:szCs w:val="20"/>
        </w:rPr>
      </w:pPr>
      <w:r w:rsidDel="00000000" w:rsidR="00000000" w:rsidRPr="00000000">
        <w:rPr>
          <w:rtl w:val="0"/>
        </w:rPr>
      </w:r>
    </w:p>
    <w:p w:rsidR="00000000" w:rsidDel="00000000" w:rsidP="00000000" w:rsidRDefault="00000000" w:rsidRPr="00000000" w14:paraId="000000D9">
      <w:pPr>
        <w:spacing w:line="240" w:lineRule="auto"/>
        <w:jc w:val="center"/>
        <w:rPr>
          <w:sz w:val="20"/>
          <w:szCs w:val="20"/>
        </w:rPr>
      </w:pPr>
      <w:r w:rsidDel="00000000" w:rsidR="00000000" w:rsidRPr="00000000">
        <w:rPr>
          <w:sz w:val="20"/>
          <w:szCs w:val="20"/>
        </w:rPr>
        <w:drawing>
          <wp:inline distB="0" distT="0" distL="0" distR="0">
            <wp:extent cx="3947070" cy="633484"/>
            <wp:effectExtent b="0" l="0" r="0" t="0"/>
            <wp:docPr id="118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947070" cy="63348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both"/>
        <w:rPr>
          <w:sz w:val="20"/>
          <w:szCs w:val="20"/>
        </w:rPr>
      </w:pPr>
      <w:r w:rsidDel="00000000" w:rsidR="00000000" w:rsidRPr="00000000">
        <w:rPr>
          <w:rtl w:val="0"/>
        </w:rPr>
      </w:r>
    </w:p>
    <w:p w:rsidR="00000000" w:rsidDel="00000000" w:rsidP="00000000" w:rsidRDefault="00000000" w:rsidRPr="00000000" w14:paraId="000000DB">
      <w:pPr>
        <w:rPr>
          <w:color w:val="948a54"/>
          <w:sz w:val="20"/>
          <w:szCs w:val="20"/>
        </w:rPr>
      </w:pPr>
      <w:r w:rsidDel="00000000" w:rsidR="00000000" w:rsidRPr="00000000">
        <w:rPr>
          <w:rtl w:val="0"/>
        </w:rPr>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0DD">
      <w:pPr>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0DE">
            <w:pPr>
              <w:spacing w:line="240" w:lineRule="auto"/>
              <w:jc w:val="center"/>
              <w:rPr>
                <w:b w:val="1"/>
                <w:color w:val="000000"/>
              </w:rPr>
            </w:pPr>
            <w:r w:rsidDel="00000000" w:rsidR="00000000" w:rsidRPr="00000000">
              <w:rPr>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0E0">
            <w:pPr>
              <w:spacing w:line="240" w:lineRule="auto"/>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0E1">
            <w:pPr>
              <w:spacing w:line="240" w:lineRule="auto"/>
              <w:rPr>
                <w:color w:val="000000"/>
              </w:rPr>
            </w:pPr>
            <w:r w:rsidDel="00000000" w:rsidR="00000000" w:rsidRPr="00000000">
              <w:rPr>
                <w:color w:val="000000"/>
                <w:rtl w:val="0"/>
              </w:rPr>
              <w:t xml:space="preserve">Validación de saberes</w:t>
            </w:r>
          </w:p>
        </w:tc>
      </w:tr>
      <w:tr>
        <w:trPr>
          <w:cantSplit w:val="0"/>
          <w:trHeight w:val="806" w:hRule="atLeast"/>
          <w:tblHeader w:val="0"/>
        </w:trPr>
        <w:tc>
          <w:tcPr>
            <w:shd w:fill="fac896" w:val="clear"/>
            <w:vAlign w:val="center"/>
          </w:tcPr>
          <w:p w:rsidR="00000000" w:rsidDel="00000000" w:rsidP="00000000" w:rsidRDefault="00000000" w:rsidRPr="00000000" w14:paraId="000000E2">
            <w:pPr>
              <w:spacing w:line="240" w:lineRule="auto"/>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0E3">
            <w:pPr>
              <w:spacing w:line="240" w:lineRule="auto"/>
              <w:rPr>
                <w:color w:val="000000"/>
              </w:rPr>
            </w:pPr>
            <w:r w:rsidDel="00000000" w:rsidR="00000000" w:rsidRPr="00000000">
              <w:rPr>
                <w:color w:val="000000"/>
                <w:rtl w:val="0"/>
              </w:rPr>
              <w:t xml:space="preserve">Reforzar aprendizajes vistos en el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0E4">
            <w:pPr>
              <w:spacing w:line="240" w:lineRule="auto"/>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0E5">
            <w:pPr>
              <w:spacing w:line="240" w:lineRule="auto"/>
              <w:rPr>
                <w:color w:val="000000"/>
              </w:rPr>
            </w:pPr>
            <w:r w:rsidDel="00000000" w:rsidR="00000000" w:rsidRPr="00000000">
              <w:rPr/>
              <w:drawing>
                <wp:inline distB="0" distT="0" distL="0" distR="0">
                  <wp:extent cx="1000125" cy="824865"/>
                  <wp:effectExtent b="0" l="0" r="0" t="0"/>
                  <wp:docPr id="1182" name="image11.png"/>
                  <a:graphic>
                    <a:graphicData uri="http://schemas.openxmlformats.org/drawingml/2006/picture">
                      <pic:pic>
                        <pic:nvPicPr>
                          <pic:cNvPr id="0" name="image11.png"/>
                          <pic:cNvPicPr preferRelativeResize="0"/>
                        </pic:nvPicPr>
                        <pic:blipFill>
                          <a:blip r:embed="rId28"/>
                          <a:srcRect b="65770" l="0" r="75936" t="0"/>
                          <a:stretch>
                            <a:fillRect/>
                          </a:stretch>
                        </pic:blipFill>
                        <pic:spPr>
                          <a:xfrm>
                            <a:off x="0" y="0"/>
                            <a:ext cx="1000125" cy="824865"/>
                          </a:xfrm>
                          <a:prstGeom prst="rect"/>
                          <a:ln/>
                        </pic:spPr>
                      </pic:pic>
                    </a:graphicData>
                  </a:graphic>
                </wp:inline>
              </w:drawing>
            </w:r>
            <w:r w:rsidDel="00000000" w:rsidR="00000000" w:rsidRPr="00000000">
              <w:rPr>
                <w:rtl w:val="0"/>
              </w:rPr>
            </w:r>
          </w:p>
        </w:tc>
      </w:tr>
      <w:tr>
        <w:trPr>
          <w:cantSplit w:val="0"/>
          <w:trHeight w:val="728" w:hRule="atLeast"/>
          <w:tblHeader w:val="0"/>
        </w:trPr>
        <w:tc>
          <w:tcPr>
            <w:shd w:fill="fac896" w:val="clear"/>
            <w:vAlign w:val="center"/>
          </w:tcPr>
          <w:p w:rsidR="00000000" w:rsidDel="00000000" w:rsidP="00000000" w:rsidRDefault="00000000" w:rsidRPr="00000000" w14:paraId="000000E6">
            <w:pPr>
              <w:spacing w:line="240" w:lineRule="auto"/>
              <w:rPr>
                <w:b w:val="1"/>
                <w:color w:val="000000"/>
              </w:rPr>
            </w:pPr>
            <w:r w:rsidDel="00000000" w:rsidR="00000000" w:rsidRPr="00000000">
              <w:rPr>
                <w:b w:val="1"/>
                <w:color w:val="000000"/>
                <w:rtl w:val="0"/>
              </w:rPr>
              <w:t xml:space="preserve">Archivo de la actividad (Anexo donde se describe la actividad propuesta)</w:t>
            </w:r>
          </w:p>
        </w:tc>
        <w:tc>
          <w:tcPr>
            <w:shd w:fill="auto" w:val="clear"/>
            <w:vAlign w:val="center"/>
          </w:tcPr>
          <w:p w:rsidR="00000000" w:rsidDel="00000000" w:rsidP="00000000" w:rsidRDefault="00000000" w:rsidRPr="00000000" w14:paraId="000000E7">
            <w:pPr>
              <w:spacing w:line="240" w:lineRule="auto"/>
              <w:rPr>
                <w:color w:val="000000"/>
              </w:rPr>
            </w:pPr>
            <w:r w:rsidDel="00000000" w:rsidR="00000000" w:rsidRPr="00000000">
              <w:rPr>
                <w:rtl w:val="0"/>
              </w:rPr>
              <w:t xml:space="preserve">Carpeta de anexos: </w:t>
            </w:r>
            <w:r w:rsidDel="00000000" w:rsidR="00000000" w:rsidRPr="00000000">
              <w:rPr>
                <w:color w:val="000000"/>
                <w:rtl w:val="0"/>
              </w:rPr>
              <w:t xml:space="preserve">CF04-Actividad V-F</w:t>
            </w:r>
          </w:p>
        </w:tc>
      </w:tr>
    </w:tbl>
    <w:p w:rsidR="00000000" w:rsidDel="00000000" w:rsidP="00000000" w:rsidRDefault="00000000" w:rsidRPr="00000000" w14:paraId="000000E8">
      <w:pPr>
        <w:rPr>
          <w:b w:val="1"/>
          <w:sz w:val="20"/>
          <w:szCs w:val="20"/>
          <w:u w:val="single"/>
        </w:rPr>
      </w:pPr>
      <w:r w:rsidDel="00000000" w:rsidR="00000000" w:rsidRPr="00000000">
        <w:rPr>
          <w:rtl w:val="0"/>
        </w:rPr>
      </w:r>
    </w:p>
    <w:p w:rsidR="00000000" w:rsidDel="00000000" w:rsidP="00000000" w:rsidRDefault="00000000" w:rsidRPr="00000000" w14:paraId="000000E9">
      <w:pPr>
        <w:rPr>
          <w:b w:val="1"/>
          <w:sz w:val="20"/>
          <w:szCs w:val="20"/>
        </w:rPr>
      </w:pPr>
      <w:r w:rsidDel="00000000" w:rsidR="00000000" w:rsidRPr="00000000">
        <w:rPr>
          <w:rtl w:val="0"/>
        </w:rPr>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0EB">
      <w:pPr>
        <w:rPr>
          <w:sz w:val="20"/>
          <w:szCs w:val="20"/>
        </w:rPr>
      </w:pPr>
      <w:r w:rsidDel="00000000" w:rsidR="00000000" w:rsidRPr="00000000">
        <w:rPr>
          <w:rtl w:val="0"/>
        </w:rPr>
      </w:r>
    </w:p>
    <w:tbl>
      <w:tblPr>
        <w:tblStyle w:val="Table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0EC">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D">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EE">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0EF">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0F0">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0F1">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0F2">
            <w:pPr>
              <w:numPr>
                <w:ilvl w:val="0"/>
                <w:numId w:val="5"/>
              </w:numPr>
              <w:ind w:left="720" w:hanging="360"/>
              <w:rPr>
                <w:color w:val="000000"/>
                <w:sz w:val="20"/>
                <w:szCs w:val="20"/>
                <w:u w:val="none"/>
              </w:rPr>
            </w:pPr>
            <w:r w:rsidDel="00000000" w:rsidR="00000000" w:rsidRPr="00000000">
              <w:rPr>
                <w:color w:val="000000"/>
                <w:sz w:val="20"/>
                <w:szCs w:val="20"/>
                <w:rtl w:val="0"/>
              </w:rPr>
              <w:t xml:space="preserve">Innovación educativa y los proyectos integrados</w:t>
            </w:r>
            <w:r w:rsidDel="00000000" w:rsidR="00000000" w:rsidRPr="00000000">
              <w:rPr>
                <w:rtl w:val="0"/>
              </w:rPr>
            </w:r>
          </w:p>
        </w:tc>
        <w:tc>
          <w:tcPr>
            <w:tcMar>
              <w:top w:w="100.0" w:type="dxa"/>
              <w:left w:w="100.0" w:type="dxa"/>
              <w:bottom w:w="100.0" w:type="dxa"/>
              <w:right w:w="100.0" w:type="dxa"/>
            </w:tcMar>
          </w:tcPr>
          <w:sdt>
            <w:sdtPr>
              <w:tag w:val="goog_rdk_35"/>
            </w:sdtPr>
            <w:sdtContent>
              <w:p w:rsidR="00000000" w:rsidDel="00000000" w:rsidP="00000000" w:rsidRDefault="00000000" w:rsidRPr="00000000" w14:paraId="000000F3">
                <w:pPr>
                  <w:jc w:val="both"/>
                  <w:rPr>
                    <w:b w:val="0"/>
                    <w:sz w:val="20"/>
                    <w:szCs w:val="20"/>
                    <w:highlight w:val="yellow"/>
                    <w:rPrChange w:author="Silvia Milena Sequeda C�rdenas" w:id="7" w:date="2021-09-27T23:26:14Z">
                      <w:rPr>
                        <w:sz w:val="20"/>
                        <w:szCs w:val="20"/>
                        <w:highlight w:val="yellow"/>
                      </w:rPr>
                    </w:rPrChange>
                  </w:rPr>
                </w:pPr>
                <w:sdt>
                  <w:sdtPr>
                    <w:tag w:val="goog_rdk_31"/>
                  </w:sdtPr>
                  <w:sdtContent>
                    <w:r w:rsidDel="00000000" w:rsidR="00000000" w:rsidRPr="00000000">
                      <w:rPr>
                        <w:b w:val="0"/>
                        <w:sz w:val="20"/>
                        <w:szCs w:val="20"/>
                        <w:rtl w:val="0"/>
                        <w:rPrChange w:author="Silvia Milena Sequeda C�rdenas" w:id="7" w:date="2021-09-27T23:26:14Z">
                          <w:rPr>
                            <w:sz w:val="20"/>
                            <w:szCs w:val="20"/>
                          </w:rPr>
                        </w:rPrChange>
                      </w:rPr>
                      <w:t xml:space="preserve">Secretaría de Comunicaciones y transportes (2019) </w:t>
                    </w:r>
                  </w:sdtContent>
                </w:sdt>
                <w:sdt>
                  <w:sdtPr>
                    <w:tag w:val="goog_rdk_32"/>
                  </w:sdtPr>
                  <w:sdtContent>
                    <w:r w:rsidDel="00000000" w:rsidR="00000000" w:rsidRPr="00000000">
                      <w:rPr>
                        <w:b w:val="0"/>
                        <w:i w:val="1"/>
                        <w:sz w:val="20"/>
                        <w:szCs w:val="20"/>
                        <w:rtl w:val="0"/>
                        <w:rPrChange w:author="Silvia Milena Sequeda C�rdenas" w:id="7" w:date="2021-09-27T23:26:14Z">
                          <w:rPr>
                            <w:i w:val="1"/>
                            <w:sz w:val="20"/>
                            <w:szCs w:val="20"/>
                          </w:rPr>
                        </w:rPrChange>
                      </w:rPr>
                      <w:t xml:space="preserve">Marco de Habilidades Digitales</w:t>
                    </w:r>
                  </w:sdtContent>
                </w:sdt>
                <w:sdt>
                  <w:sdtPr>
                    <w:tag w:val="goog_rdk_33"/>
                  </w:sdtPr>
                  <w:sdtContent>
                    <w:r w:rsidDel="00000000" w:rsidR="00000000" w:rsidRPr="00000000">
                      <w:rPr>
                        <w:b w:val="0"/>
                        <w:sz w:val="20"/>
                        <w:szCs w:val="20"/>
                        <w:rtl w:val="0"/>
                        <w:rPrChange w:author="Silvia Milena Sequeda C�rdenas" w:id="7" w:date="2021-09-27T23:26:14Z">
                          <w:rPr>
                            <w:sz w:val="20"/>
                            <w:szCs w:val="20"/>
                          </w:rPr>
                        </w:rPrChange>
                      </w:rPr>
                      <w:t xml:space="preserve">. México</w:t>
                    </w:r>
                  </w:sdtContent>
                </w:sdt>
                <w:sdt>
                  <w:sdtPr>
                    <w:tag w:val="goog_rdk_34"/>
                  </w:sdtPr>
                  <w:sdtContent>
                    <w:r w:rsidDel="00000000" w:rsidR="00000000" w:rsidRPr="00000000">
                      <w:rPr>
                        <w:rtl w:val="0"/>
                      </w:rPr>
                    </w:r>
                  </w:sdtContent>
                </w:sdt>
              </w:p>
            </w:sdtContent>
          </w:sdt>
        </w:tc>
        <w:tc>
          <w:tcPr>
            <w:tcMar>
              <w:top w:w="100.0" w:type="dxa"/>
              <w:left w:w="100.0" w:type="dxa"/>
              <w:bottom w:w="100.0" w:type="dxa"/>
              <w:right w:w="100.0" w:type="dxa"/>
            </w:tcMar>
          </w:tcPr>
          <w:p w:rsidR="00000000" w:rsidDel="00000000" w:rsidP="00000000" w:rsidRDefault="00000000" w:rsidRPr="00000000" w14:paraId="000000F4">
            <w:pPr>
              <w:jc w:val="center"/>
              <w:rPr>
                <w:sz w:val="20"/>
                <w:szCs w:val="20"/>
              </w:rPr>
            </w:pPr>
            <w:r w:rsidDel="00000000" w:rsidR="00000000" w:rsidRPr="00000000">
              <w:rPr>
                <w:color w:val="000000"/>
                <w:sz w:val="20"/>
                <w:szCs w:val="20"/>
                <w:rtl w:val="0"/>
              </w:rPr>
              <w:t xml:space="preserve">PDF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5">
            <w:pPr>
              <w:rPr>
                <w:sz w:val="20"/>
                <w:szCs w:val="20"/>
              </w:rPr>
            </w:pPr>
            <w:hyperlink r:id="rId29">
              <w:r w:rsidDel="00000000" w:rsidR="00000000" w:rsidRPr="00000000">
                <w:rPr>
                  <w:color w:val="0000ff"/>
                  <w:sz w:val="16"/>
                  <w:szCs w:val="16"/>
                  <w:u w:val="single"/>
                  <w:rtl w:val="0"/>
                </w:rPr>
                <w:t xml:space="preserve">https://www.gob.mx/cms/uploads/attachment/file/444450/Marco_de_habilidades_digitales_vf.pdf</w:t>
              </w:r>
            </w:hyperlink>
            <w:r w:rsidDel="00000000" w:rsidR="00000000" w:rsidRPr="00000000">
              <w:rPr>
                <w:color w:val="000000"/>
                <w:sz w:val="16"/>
                <w:szCs w:val="16"/>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sdt>
            <w:sdtPr>
              <w:tag w:val="goog_rdk_37"/>
            </w:sdtPr>
            <w:sdtContent>
              <w:p w:rsidR="00000000" w:rsidDel="00000000" w:rsidP="00000000" w:rsidRDefault="00000000" w:rsidRPr="00000000" w14:paraId="000000F6">
                <w:pPr>
                  <w:numPr>
                    <w:ilvl w:val="0"/>
                    <w:numId w:val="4"/>
                  </w:numPr>
                  <w:ind w:left="720" w:hanging="360"/>
                  <w:rPr>
                    <w:color w:val="000000"/>
                    <w:u w:val="none"/>
                    <w:rPrChange w:author="Silvia Milena Sequeda C�rdenas" w:id="8" w:date="2021-09-27T23:24:36Z">
                      <w:rPr>
                        <w:sz w:val="20"/>
                        <w:szCs w:val="20"/>
                        <w:highlight w:val="yellow"/>
                      </w:rPr>
                    </w:rPrChange>
                  </w:rPr>
                  <w:pPrChange w:author="Silvia Milena Sequeda C�rdenas" w:id="0" w:date="2021-09-27T23:24:36Z">
                    <w:pPr/>
                  </w:pPrChange>
                </w:pPr>
                <w:r w:rsidDel="00000000" w:rsidR="00000000" w:rsidRPr="00000000">
                  <w:rPr>
                    <w:color w:val="000000"/>
                    <w:sz w:val="20"/>
                    <w:szCs w:val="20"/>
                    <w:rtl w:val="0"/>
                  </w:rPr>
                  <w:t xml:space="preserve">Innovación educativa y los proyectos integrados</w:t>
                </w:r>
                <w:sdt>
                  <w:sdtPr>
                    <w:tag w:val="goog_rdk_36"/>
                  </w:sdtPr>
                  <w:sdtContent>
                    <w:r w:rsidDel="00000000" w:rsidR="00000000" w:rsidRPr="00000000">
                      <w:rPr>
                        <w:rtl w:val="0"/>
                      </w:rPr>
                    </w:r>
                  </w:sdtContent>
                </w:sdt>
              </w:p>
            </w:sdtContent>
          </w:sdt>
        </w:tc>
        <w:tc>
          <w:tcPr>
            <w:tcMar>
              <w:top w:w="100.0" w:type="dxa"/>
              <w:left w:w="100.0" w:type="dxa"/>
              <w:bottom w:w="100.0" w:type="dxa"/>
              <w:right w:w="100.0" w:type="dxa"/>
            </w:tcMar>
          </w:tcPr>
          <w:sdt>
            <w:sdtPr>
              <w:tag w:val="goog_rdk_41"/>
            </w:sdtPr>
            <w:sdtContent>
              <w:p w:rsidR="00000000" w:rsidDel="00000000" w:rsidP="00000000" w:rsidRDefault="00000000" w:rsidRPr="00000000" w14:paraId="000000F7">
                <w:pPr>
                  <w:rPr>
                    <w:b w:val="0"/>
                    <w:sz w:val="20"/>
                    <w:szCs w:val="20"/>
                    <w:highlight w:val="yellow"/>
                    <w:rPrChange w:author="Silvia Milena Sequeda C�rdenas" w:id="7" w:date="2021-09-27T23:26:14Z">
                      <w:rPr>
                        <w:sz w:val="20"/>
                        <w:szCs w:val="20"/>
                        <w:highlight w:val="yellow"/>
                      </w:rPr>
                    </w:rPrChange>
                  </w:rPr>
                </w:pPr>
                <w:sdt>
                  <w:sdtPr>
                    <w:tag w:val="goog_rdk_38"/>
                  </w:sdtPr>
                  <w:sdtContent>
                    <w:r w:rsidDel="00000000" w:rsidR="00000000" w:rsidRPr="00000000">
                      <w:rPr>
                        <w:b w:val="0"/>
                        <w:sz w:val="20"/>
                        <w:szCs w:val="20"/>
                        <w:rtl w:val="0"/>
                        <w:rPrChange w:author="Silvia Milena Sequeda C�rdenas" w:id="7" w:date="2021-09-27T23:26:14Z">
                          <w:rPr>
                            <w:sz w:val="20"/>
                            <w:szCs w:val="20"/>
                          </w:rPr>
                        </w:rPrChange>
                      </w:rPr>
                      <w:t xml:space="preserve">Web del maestro CMF (2020) </w:t>
                    </w:r>
                  </w:sdtContent>
                </w:sdt>
                <w:sdt>
                  <w:sdtPr>
                    <w:tag w:val="goog_rdk_39"/>
                  </w:sdtPr>
                  <w:sdtContent>
                    <w:r w:rsidDel="00000000" w:rsidR="00000000" w:rsidRPr="00000000">
                      <w:rPr>
                        <w:b w:val="0"/>
                        <w:i w:val="1"/>
                        <w:color w:val="000000"/>
                        <w:sz w:val="20"/>
                        <w:szCs w:val="20"/>
                        <w:rtl w:val="0"/>
                        <w:rPrChange w:author="Silvia Milena Sequeda C�rdenas" w:id="7" w:date="2021-09-27T23:26:14Z">
                          <w:rPr>
                            <w:i w:val="1"/>
                            <w:color w:val="000000"/>
                            <w:sz w:val="20"/>
                            <w:szCs w:val="20"/>
                          </w:rPr>
                        </w:rPrChange>
                      </w:rPr>
                      <w:t xml:space="preserve">Laboratorios Virtuales para cursos de Biología, Química, Física, Matemáticas y Tecnología.</w:t>
                    </w:r>
                  </w:sdtContent>
                </w:sdt>
                <w:sdt>
                  <w:sdtPr>
                    <w:tag w:val="goog_rdk_40"/>
                  </w:sdtPr>
                  <w:sdtContent>
                    <w:r w:rsidDel="00000000" w:rsidR="00000000" w:rsidRPr="00000000">
                      <w:rPr>
                        <w:rtl w:val="0"/>
                      </w:rPr>
                    </w:r>
                  </w:sdtContent>
                </w:sdt>
              </w:p>
            </w:sdtContent>
          </w:sdt>
        </w:tc>
        <w:tc>
          <w:tcPr>
            <w:tcMar>
              <w:top w:w="100.0" w:type="dxa"/>
              <w:left w:w="100.0" w:type="dxa"/>
              <w:bottom w:w="100.0" w:type="dxa"/>
              <w:right w:w="100.0" w:type="dxa"/>
            </w:tcMar>
          </w:tcPr>
          <w:p w:rsidR="00000000" w:rsidDel="00000000" w:rsidP="00000000" w:rsidRDefault="00000000" w:rsidRPr="00000000" w14:paraId="000000F8">
            <w:pPr>
              <w:jc w:val="center"/>
              <w:rPr>
                <w:sz w:val="20"/>
                <w:szCs w:val="20"/>
              </w:rPr>
            </w:pPr>
            <w:r w:rsidDel="00000000" w:rsidR="00000000" w:rsidRPr="00000000">
              <w:rPr>
                <w:color w:val="00000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9">
            <w:pPr>
              <w:rPr>
                <w:sz w:val="20"/>
                <w:szCs w:val="20"/>
              </w:rPr>
            </w:pPr>
            <w:hyperlink r:id="rId30">
              <w:r w:rsidDel="00000000" w:rsidR="00000000" w:rsidRPr="00000000">
                <w:rPr>
                  <w:color w:val="1155cc"/>
                  <w:sz w:val="16"/>
                  <w:szCs w:val="16"/>
                  <w:u w:val="single"/>
                  <w:rtl w:val="0"/>
                </w:rPr>
                <w:t xml:space="preserve">https://webdelmaestrocmf.com/portal/como-evaluar-mediante-rubricas-engoogle-classroom/</w:t>
              </w:r>
            </w:hyperlink>
            <w:r w:rsidDel="00000000" w:rsidR="00000000" w:rsidRPr="00000000">
              <w:rPr>
                <w:color w:val="000000"/>
                <w:sz w:val="16"/>
                <w:szCs w:val="16"/>
                <w:u w:val="single"/>
                <w:rtl w:val="0"/>
              </w:rPr>
              <w:t xml:space="preserve"> </w:t>
            </w:r>
            <w:r w:rsidDel="00000000" w:rsidR="00000000" w:rsidRPr="00000000">
              <w:rPr>
                <w:rtl w:val="0"/>
              </w:rPr>
            </w:r>
          </w:p>
        </w:tc>
      </w:tr>
      <w:tr>
        <w:trPr>
          <w:cantSplit w:val="0"/>
          <w:trHeight w:val="883" w:hRule="atLeast"/>
          <w:tblHeader w:val="0"/>
        </w:trPr>
        <w:tc>
          <w:tcPr>
            <w:tcMar>
              <w:top w:w="100.0" w:type="dxa"/>
              <w:left w:w="100.0" w:type="dxa"/>
              <w:bottom w:w="100.0" w:type="dxa"/>
              <w:right w:w="100.0" w:type="dxa"/>
            </w:tcMar>
          </w:tcPr>
          <w:sdt>
            <w:sdtPr>
              <w:tag w:val="goog_rdk_43"/>
            </w:sdtPr>
            <w:sdtContent>
              <w:p w:rsidR="00000000" w:rsidDel="00000000" w:rsidP="00000000" w:rsidRDefault="00000000" w:rsidRPr="00000000" w14:paraId="000000FA">
                <w:pPr>
                  <w:numPr>
                    <w:ilvl w:val="0"/>
                    <w:numId w:val="3"/>
                  </w:numPr>
                  <w:ind w:left="720" w:hanging="360"/>
                  <w:rPr>
                    <w:color w:val="000000"/>
                    <w:u w:val="none"/>
                    <w:rPrChange w:author="Silvia Milena Sequeda C�rdenas" w:id="9" w:date="2021-09-27T23:24:39Z">
                      <w:rPr>
                        <w:sz w:val="20"/>
                        <w:szCs w:val="20"/>
                        <w:highlight w:val="yellow"/>
                      </w:rPr>
                    </w:rPrChange>
                  </w:rPr>
                  <w:pPrChange w:author="Silvia Milena Sequeda C�rdenas" w:id="0" w:date="2021-09-27T23:24:39Z">
                    <w:pPr/>
                  </w:pPrChange>
                </w:pPr>
                <w:r w:rsidDel="00000000" w:rsidR="00000000" w:rsidRPr="00000000">
                  <w:rPr>
                    <w:color w:val="000000"/>
                    <w:sz w:val="20"/>
                    <w:szCs w:val="20"/>
                    <w:rtl w:val="0"/>
                  </w:rPr>
                  <w:t xml:space="preserve">Innovación educativa y los proyectos integrados</w:t>
                </w:r>
                <w:sdt>
                  <w:sdtPr>
                    <w:tag w:val="goog_rdk_42"/>
                  </w:sdtPr>
                  <w:sdtContent>
                    <w:r w:rsidDel="00000000" w:rsidR="00000000" w:rsidRPr="00000000">
                      <w:rPr>
                        <w:rtl w:val="0"/>
                      </w:rPr>
                    </w:r>
                  </w:sdtContent>
                </w:sdt>
              </w:p>
            </w:sdtContent>
          </w:sdt>
        </w:tc>
        <w:tc>
          <w:tcPr>
            <w:tcMar>
              <w:top w:w="100.0" w:type="dxa"/>
              <w:left w:w="100.0" w:type="dxa"/>
              <w:bottom w:w="100.0" w:type="dxa"/>
              <w:right w:w="100.0" w:type="dxa"/>
            </w:tcMar>
          </w:tcPr>
          <w:sdt>
            <w:sdtPr>
              <w:tag w:val="goog_rdk_47"/>
            </w:sdtPr>
            <w:sdtContent>
              <w:p w:rsidR="00000000" w:rsidDel="00000000" w:rsidP="00000000" w:rsidRDefault="00000000" w:rsidRPr="00000000" w14:paraId="000000FB">
                <w:pPr>
                  <w:rPr>
                    <w:b w:val="0"/>
                    <w:sz w:val="20"/>
                    <w:szCs w:val="20"/>
                    <w:highlight w:val="yellow"/>
                    <w:rPrChange w:author="Silvia Milena Sequeda C�rdenas" w:id="7" w:date="2021-09-27T23:26:14Z">
                      <w:rPr>
                        <w:sz w:val="20"/>
                        <w:szCs w:val="20"/>
                        <w:highlight w:val="yellow"/>
                      </w:rPr>
                    </w:rPrChange>
                  </w:rPr>
                </w:pPr>
                <w:sdt>
                  <w:sdtPr>
                    <w:tag w:val="goog_rdk_44"/>
                  </w:sdtPr>
                  <w:sdtContent>
                    <w:r w:rsidDel="00000000" w:rsidR="00000000" w:rsidRPr="00000000">
                      <w:rPr>
                        <w:b w:val="0"/>
                        <w:color w:val="000000"/>
                        <w:sz w:val="20"/>
                        <w:szCs w:val="20"/>
                        <w:rtl w:val="0"/>
                        <w:rPrChange w:author="Silvia Milena Sequeda C�rdenas" w:id="7" w:date="2021-09-27T23:26:14Z">
                          <w:rPr>
                            <w:color w:val="000000"/>
                            <w:sz w:val="20"/>
                            <w:szCs w:val="20"/>
                          </w:rPr>
                        </w:rPrChange>
                      </w:rPr>
                      <w:t xml:space="preserve">University of Colorado (s.f.) </w:t>
                    </w:r>
                  </w:sdtContent>
                </w:sdt>
                <w:sdt>
                  <w:sdtPr>
                    <w:tag w:val="goog_rdk_45"/>
                  </w:sdtPr>
                  <w:sdtContent>
                    <w:r w:rsidDel="00000000" w:rsidR="00000000" w:rsidRPr="00000000">
                      <w:rPr>
                        <w:b w:val="0"/>
                        <w:i w:val="1"/>
                        <w:color w:val="000000"/>
                        <w:sz w:val="20"/>
                        <w:szCs w:val="20"/>
                        <w:rtl w:val="0"/>
                        <w:rPrChange w:author="Silvia Milena Sequeda C�rdenas" w:id="7" w:date="2021-09-27T23:26:14Z">
                          <w:rPr>
                            <w:i w:val="1"/>
                            <w:color w:val="000000"/>
                            <w:sz w:val="20"/>
                            <w:szCs w:val="20"/>
                          </w:rPr>
                        </w:rPrChange>
                      </w:rPr>
                      <w:t xml:space="preserve">Interactive Simulations</w:t>
                    </w:r>
                  </w:sdtContent>
                </w:sdt>
                <w:sdt>
                  <w:sdtPr>
                    <w:tag w:val="goog_rdk_46"/>
                  </w:sdtPr>
                  <w:sdtContent>
                    <w:r w:rsidDel="00000000" w:rsidR="00000000" w:rsidRPr="00000000">
                      <w:rPr>
                        <w:rtl w:val="0"/>
                      </w:rPr>
                    </w:r>
                  </w:sdtContent>
                </w:sdt>
              </w:p>
            </w:sdtContent>
          </w:sdt>
        </w:tc>
        <w:tc>
          <w:tcPr>
            <w:tcMar>
              <w:top w:w="100.0" w:type="dxa"/>
              <w:left w:w="100.0" w:type="dxa"/>
              <w:bottom w:w="100.0" w:type="dxa"/>
              <w:right w:w="100.0" w:type="dxa"/>
            </w:tcMar>
          </w:tcPr>
          <w:p w:rsidR="00000000" w:rsidDel="00000000" w:rsidP="00000000" w:rsidRDefault="00000000" w:rsidRPr="00000000" w14:paraId="000000FC">
            <w:pPr>
              <w:jc w:val="center"/>
              <w:rPr>
                <w:sz w:val="20"/>
                <w:szCs w:val="20"/>
              </w:rPr>
            </w:pPr>
            <w:r w:rsidDel="00000000" w:rsidR="00000000" w:rsidRPr="00000000">
              <w:rPr>
                <w:color w:val="000000"/>
                <w:sz w:val="20"/>
                <w:szCs w:val="20"/>
                <w:rtl w:val="0"/>
              </w:rPr>
              <w:t xml:space="preserve">Simuladores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D">
            <w:pPr>
              <w:rPr>
                <w:sz w:val="20"/>
                <w:szCs w:val="20"/>
              </w:rPr>
            </w:pPr>
            <w:hyperlink r:id="rId31">
              <w:r w:rsidDel="00000000" w:rsidR="00000000" w:rsidRPr="00000000">
                <w:rPr>
                  <w:color w:val="1155cc"/>
                  <w:sz w:val="16"/>
                  <w:szCs w:val="16"/>
                  <w:u w:val="single"/>
                  <w:rtl w:val="0"/>
                </w:rPr>
                <w:t xml:space="preserve">https://phet.colorado.edu/en/simulations/category/new</w:t>
              </w:r>
            </w:hyperlink>
            <w:r w:rsidDel="00000000" w:rsidR="00000000" w:rsidRPr="00000000">
              <w:rPr>
                <w:rtl w:val="0"/>
              </w:rPr>
            </w:r>
          </w:p>
        </w:tc>
      </w:tr>
    </w:tbl>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02">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03">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4">
            <w:pPr>
              <w:rPr>
                <w:sz w:val="20"/>
                <w:szCs w:val="20"/>
              </w:rPr>
            </w:pPr>
            <w:r w:rsidDel="00000000" w:rsidR="00000000" w:rsidRPr="00000000">
              <w:rPr>
                <w:color w:val="000000"/>
                <w:sz w:val="20"/>
                <w:szCs w:val="20"/>
                <w:rtl w:val="0"/>
              </w:rPr>
              <w:t xml:space="preserve">Simulador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5">
            <w:pPr>
              <w:rPr>
                <w:sz w:val="20"/>
                <w:szCs w:val="20"/>
              </w:rPr>
            </w:pPr>
            <w:r w:rsidDel="00000000" w:rsidR="00000000" w:rsidRPr="00000000">
              <w:rPr>
                <w:color w:val="000000"/>
                <w:sz w:val="20"/>
                <w:szCs w:val="20"/>
                <w:rtl w:val="0"/>
              </w:rPr>
              <w:t xml:space="preserve">Dispositivo o aparato que simula un fenómeno, el funcionamiento real de otro aparato o dispositivo o las condiciones de entorno a las que están sometidos una máquina, aparato o material.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6">
            <w:pPr>
              <w:rPr>
                <w:sz w:val="20"/>
                <w:szCs w:val="20"/>
              </w:rPr>
            </w:pPr>
            <w:r w:rsidDel="00000000" w:rsidR="00000000" w:rsidRPr="00000000">
              <w:rPr>
                <w:color w:val="000000"/>
                <w:sz w:val="20"/>
                <w:szCs w:val="20"/>
                <w:rtl w:val="0"/>
              </w:rPr>
              <w:t xml:space="preserve">Estrategias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7">
            <w:pPr>
              <w:rPr>
                <w:sz w:val="20"/>
                <w:szCs w:val="20"/>
              </w:rPr>
            </w:pPr>
            <w:r w:rsidDel="00000000" w:rsidR="00000000" w:rsidRPr="00000000">
              <w:rPr>
                <w:color w:val="000000"/>
                <w:sz w:val="20"/>
                <w:szCs w:val="20"/>
                <w:rtl w:val="0"/>
              </w:rPr>
              <w:t xml:space="preserve">Son una serie de acciones que buscan alcanzar un plan general para lograr uno o más objetivos generales o a largo plazo en condiciones de incertidumbre.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8">
            <w:pPr>
              <w:rPr>
                <w:color w:val="000000"/>
                <w:sz w:val="20"/>
                <w:szCs w:val="20"/>
              </w:rPr>
            </w:pPr>
            <w:r w:rsidDel="00000000" w:rsidR="00000000" w:rsidRPr="00000000">
              <w:rPr>
                <w:color w:val="000000"/>
                <w:sz w:val="20"/>
                <w:szCs w:val="20"/>
                <w:rtl w:val="0"/>
              </w:rPr>
              <w:t xml:space="preserve">Alfabetización digital</w:t>
            </w:r>
          </w:p>
        </w:tc>
        <w:tc>
          <w:tcPr>
            <w:tcMar>
              <w:top w:w="100.0" w:type="dxa"/>
              <w:left w:w="100.0" w:type="dxa"/>
              <w:bottom w:w="100.0" w:type="dxa"/>
              <w:right w:w="100.0" w:type="dxa"/>
            </w:tcMar>
          </w:tcPr>
          <w:p w:rsidR="00000000" w:rsidDel="00000000" w:rsidP="00000000" w:rsidRDefault="00000000" w:rsidRPr="00000000" w14:paraId="00000109">
            <w:pPr>
              <w:rPr>
                <w:color w:val="000000"/>
                <w:sz w:val="20"/>
                <w:szCs w:val="20"/>
              </w:rPr>
            </w:pPr>
            <w:r w:rsidDel="00000000" w:rsidR="00000000" w:rsidRPr="00000000">
              <w:rPr>
                <w:color w:val="000000"/>
                <w:sz w:val="20"/>
                <w:szCs w:val="20"/>
                <w:rtl w:val="0"/>
              </w:rPr>
              <w:t xml:space="preserve">Es un proceso que permite movilizar el desarrollo sostenible de una nación ya que permite una mayor participación de las personas en el mercado laboral.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A">
            <w:pPr>
              <w:rPr>
                <w:color w:val="000000"/>
                <w:sz w:val="20"/>
                <w:szCs w:val="20"/>
              </w:rPr>
            </w:pPr>
            <w:r w:rsidDel="00000000" w:rsidR="00000000" w:rsidRPr="00000000">
              <w:rPr>
                <w:sz w:val="20"/>
                <w:szCs w:val="20"/>
                <w:rtl w:val="0"/>
              </w:rPr>
              <w:t xml:space="preserve">ODS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0B">
            <w:pPr>
              <w:rPr>
                <w:color w:val="000000"/>
                <w:sz w:val="20"/>
                <w:szCs w:val="20"/>
              </w:rPr>
            </w:pPr>
            <w:r w:rsidDel="00000000" w:rsidR="00000000" w:rsidRPr="00000000">
              <w:rPr>
                <w:sz w:val="20"/>
                <w:szCs w:val="20"/>
                <w:rtl w:val="0"/>
              </w:rPr>
              <w:t xml:space="preserve">Objetivos del desarrollo sostenible.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0C">
            <w:pPr>
              <w:rPr>
                <w:sz w:val="20"/>
                <w:szCs w:val="20"/>
              </w:rPr>
            </w:pPr>
            <w:r w:rsidDel="00000000" w:rsidR="00000000" w:rsidRPr="00000000">
              <w:rPr>
                <w:sz w:val="20"/>
                <w:szCs w:val="20"/>
                <w:rtl w:val="0"/>
              </w:rPr>
              <w:t xml:space="preserve">STEM</w:t>
            </w:r>
          </w:p>
        </w:tc>
        <w:tc>
          <w:tcPr>
            <w:tcMar>
              <w:top w:w="100.0" w:type="dxa"/>
              <w:left w:w="100.0" w:type="dxa"/>
              <w:bottom w:w="100.0" w:type="dxa"/>
              <w:right w:w="100.0" w:type="dxa"/>
            </w:tcMar>
          </w:tcPr>
          <w:p w:rsidR="00000000" w:rsidDel="00000000" w:rsidP="00000000" w:rsidRDefault="00000000" w:rsidRPr="00000000" w14:paraId="0000010D">
            <w:pPr>
              <w:rPr>
                <w:sz w:val="20"/>
                <w:szCs w:val="20"/>
              </w:rPr>
            </w:pPr>
            <w:r w:rsidDel="00000000" w:rsidR="00000000" w:rsidRPr="00000000">
              <w:rPr>
                <w:sz w:val="20"/>
                <w:szCs w:val="20"/>
                <w:rtl w:val="0"/>
              </w:rPr>
              <w:t xml:space="preserve">Significa por sus siglas en inglés: Ciencia, tecnología, ingeniería y matemáticas.</w:t>
            </w:r>
          </w:p>
        </w:tc>
      </w:tr>
    </w:tbl>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rtl w:val="0"/>
        </w:rPr>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spacing w:line="240" w:lineRule="auto"/>
        <w:rPr>
          <w:color w:val="222222"/>
          <w:highlight w:val="white"/>
        </w:rPr>
      </w:pPr>
      <w:r w:rsidDel="00000000" w:rsidR="00000000" w:rsidRPr="00000000">
        <w:rPr>
          <w:color w:val="222222"/>
          <w:highlight w:val="white"/>
          <w:rtl w:val="0"/>
        </w:rPr>
        <w:t xml:space="preserve">Ander-Egg, E. (2001). </w:t>
      </w:r>
      <w:r w:rsidDel="00000000" w:rsidR="00000000" w:rsidRPr="00000000">
        <w:rPr>
          <w:i w:val="1"/>
          <w:color w:val="222222"/>
          <w:highlight w:val="white"/>
          <w:rtl w:val="0"/>
        </w:rPr>
        <w:t xml:space="preserve">El trabajo en equipo</w:t>
      </w:r>
      <w:r w:rsidDel="00000000" w:rsidR="00000000" w:rsidRPr="00000000">
        <w:rPr>
          <w:color w:val="222222"/>
          <w:highlight w:val="white"/>
          <w:rtl w:val="0"/>
        </w:rPr>
        <w:t xml:space="preserve">. Editorial Progreso. </w:t>
      </w:r>
      <w:r w:rsidDel="00000000" w:rsidR="00000000" w:rsidRPr="00000000">
        <w:rPr>
          <w:rtl w:val="0"/>
        </w:rPr>
        <w:t xml:space="preserve">Recuperado de:</w:t>
      </w:r>
      <w:r w:rsidDel="00000000" w:rsidR="00000000" w:rsidRPr="00000000">
        <w:rPr>
          <w:rtl w:val="0"/>
        </w:rPr>
      </w:r>
    </w:p>
    <w:p w:rsidR="00000000" w:rsidDel="00000000" w:rsidP="00000000" w:rsidRDefault="00000000" w:rsidRPr="00000000" w14:paraId="00000113">
      <w:pPr>
        <w:spacing w:line="240" w:lineRule="auto"/>
        <w:rPr/>
      </w:pPr>
      <w:hyperlink r:id="rId32">
        <w:r w:rsidDel="00000000" w:rsidR="00000000" w:rsidRPr="00000000">
          <w:rPr>
            <w:color w:val="0000ff"/>
            <w:u w:val="single"/>
            <w:rtl w:val="0"/>
          </w:rPr>
          <w:t xml:space="preserve">https://books.google.es/books?hl=es&amp;lr=&amp;id=3X9ap9zweMAC&amp;oi=fnd&amp;pg=PA11&amp;dq=trabajo+en+equipo&amp;ots=dNrKfPdxov&amp;sig=6wvxBfe7sZ2ZkA7oreYCRDOJY5w#v=onepage&amp;q=trabajo%20en%20equipo&amp;f=false</w:t>
        </w:r>
      </w:hyperlink>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r>
    </w:p>
    <w:p w:rsidR="00000000" w:rsidDel="00000000" w:rsidP="00000000" w:rsidRDefault="00000000" w:rsidRPr="00000000" w14:paraId="00000115">
      <w:pPr>
        <w:spacing w:line="240" w:lineRule="auto"/>
        <w:rPr/>
      </w:pPr>
      <w:r w:rsidDel="00000000" w:rsidR="00000000" w:rsidRPr="00000000">
        <w:rPr>
          <w:rtl w:val="0"/>
        </w:rPr>
        <w:t xml:space="preserve">Adriana, M. (2020) </w:t>
      </w:r>
      <w:r w:rsidDel="00000000" w:rsidR="00000000" w:rsidRPr="00000000">
        <w:rPr>
          <w:i w:val="1"/>
          <w:rtl w:val="0"/>
        </w:rPr>
        <w:t xml:space="preserve">significado de valores. ¿Qué son Valores?</w:t>
      </w:r>
      <w:r w:rsidDel="00000000" w:rsidR="00000000" w:rsidRPr="00000000">
        <w:rPr>
          <w:rtl w:val="0"/>
        </w:rPr>
        <w:t xml:space="preserve"> Recuperado de:</w:t>
      </w:r>
    </w:p>
    <w:p w:rsidR="00000000" w:rsidDel="00000000" w:rsidP="00000000" w:rsidRDefault="00000000" w:rsidRPr="00000000" w14:paraId="00000116">
      <w:pPr>
        <w:spacing w:line="240" w:lineRule="auto"/>
        <w:rPr>
          <w:color w:val="0000ff"/>
          <w:u w:val="single"/>
        </w:rPr>
      </w:pPr>
      <w:hyperlink r:id="rId33">
        <w:r w:rsidDel="00000000" w:rsidR="00000000" w:rsidRPr="00000000">
          <w:rPr>
            <w:color w:val="0000ff"/>
            <w:u w:val="single"/>
            <w:rtl w:val="0"/>
          </w:rPr>
          <w:t xml:space="preserve">https://www.significados.com/valores/</w:t>
        </w:r>
      </w:hyperlink>
      <w:r w:rsidDel="00000000" w:rsidR="00000000" w:rsidRPr="00000000">
        <w:rPr>
          <w:rtl w:val="0"/>
        </w:rPr>
      </w:r>
    </w:p>
    <w:p w:rsidR="00000000" w:rsidDel="00000000" w:rsidP="00000000" w:rsidRDefault="00000000" w:rsidRPr="00000000" w14:paraId="00000117">
      <w:pPr>
        <w:spacing w:line="240" w:lineRule="auto"/>
        <w:rPr/>
      </w:pPr>
      <w:r w:rsidDel="00000000" w:rsidR="00000000" w:rsidRPr="00000000">
        <w:rPr>
          <w:rtl w:val="0"/>
        </w:rPr>
      </w:r>
    </w:p>
    <w:p w:rsidR="00000000" w:rsidDel="00000000" w:rsidP="00000000" w:rsidRDefault="00000000" w:rsidRPr="00000000" w14:paraId="00000118">
      <w:pPr>
        <w:spacing w:line="240" w:lineRule="auto"/>
        <w:rPr>
          <w:color w:val="222222"/>
          <w:highlight w:val="white"/>
        </w:rPr>
      </w:pPr>
      <w:r w:rsidDel="00000000" w:rsidR="00000000" w:rsidRPr="00000000">
        <w:rPr>
          <w:color w:val="222222"/>
          <w:highlight w:val="white"/>
          <w:rtl w:val="0"/>
        </w:rPr>
        <w:t xml:space="preserve">Güemes González, E. (2020). Proyecto de Innovación en Educación STEM. Valoración de las habilidades transversales en propuestas educativas STEM. </w:t>
      </w:r>
      <w:r w:rsidDel="00000000" w:rsidR="00000000" w:rsidRPr="00000000">
        <w:rPr>
          <w:rtl w:val="0"/>
        </w:rPr>
        <w:t xml:space="preserve">Recuperado de:</w:t>
      </w:r>
      <w:r w:rsidDel="00000000" w:rsidR="00000000" w:rsidRPr="00000000">
        <w:rPr>
          <w:rtl w:val="0"/>
        </w:rPr>
      </w:r>
    </w:p>
    <w:p w:rsidR="00000000" w:rsidDel="00000000" w:rsidP="00000000" w:rsidRDefault="00000000" w:rsidRPr="00000000" w14:paraId="00000119">
      <w:pPr>
        <w:spacing w:line="240" w:lineRule="auto"/>
        <w:rPr>
          <w:color w:val="222222"/>
          <w:highlight w:val="white"/>
        </w:rPr>
      </w:pPr>
      <w:hyperlink r:id="rId34">
        <w:r w:rsidDel="00000000" w:rsidR="00000000" w:rsidRPr="00000000">
          <w:rPr>
            <w:color w:val="0000ff"/>
            <w:highlight w:val="white"/>
            <w:u w:val="single"/>
            <w:rtl w:val="0"/>
          </w:rPr>
          <w:t xml:space="preserve">https://repositorio.comillas.edu/xmlui/bitstream/handle/11531/42999/TFG%20-%20Guemes%20Gonzalez%2c%20Elena.pdf?sequence=1&amp;isAllowed=y</w:t>
        </w:r>
      </w:hyperlink>
      <w:r w:rsidDel="00000000" w:rsidR="00000000" w:rsidRPr="00000000">
        <w:rPr>
          <w:rtl w:val="0"/>
        </w:rPr>
      </w:r>
    </w:p>
    <w:p w:rsidR="00000000" w:rsidDel="00000000" w:rsidP="00000000" w:rsidRDefault="00000000" w:rsidRPr="00000000" w14:paraId="0000011A">
      <w:pPr>
        <w:spacing w:line="240" w:lineRule="auto"/>
        <w:rPr>
          <w:color w:val="222222"/>
          <w:highlight w:val="white"/>
        </w:rPr>
      </w:pP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t xml:space="preserve">Educaweb (2020) </w:t>
      </w:r>
      <w:r w:rsidDel="00000000" w:rsidR="00000000" w:rsidRPr="00000000">
        <w:rPr>
          <w:i w:val="1"/>
          <w:rtl w:val="0"/>
        </w:rPr>
        <w:t xml:space="preserve">Los 10 trabajos del futuro, muy ligados a las tecnologías y la salud</w:t>
      </w:r>
      <w:r w:rsidDel="00000000" w:rsidR="00000000" w:rsidRPr="00000000">
        <w:rPr>
          <w:rtl w:val="0"/>
        </w:rPr>
        <w:t xml:space="preserve">. Recuperado de:</w:t>
      </w:r>
    </w:p>
    <w:p w:rsidR="00000000" w:rsidDel="00000000" w:rsidP="00000000" w:rsidRDefault="00000000" w:rsidRPr="00000000" w14:paraId="0000011C">
      <w:pPr>
        <w:spacing w:line="240" w:lineRule="auto"/>
        <w:rPr/>
      </w:pPr>
      <w:hyperlink r:id="rId35">
        <w:r w:rsidDel="00000000" w:rsidR="00000000" w:rsidRPr="00000000">
          <w:rPr>
            <w:color w:val="0000ff"/>
            <w:u w:val="single"/>
            <w:rtl w:val="0"/>
          </w:rPr>
          <w:t xml:space="preserve">https://www.educaweb.com/noticia/2018/09/18/10-trabajos-futuro-muy-ligados-tecnologias-18560/</w:t>
        </w:r>
      </w:hyperlink>
      <w:r w:rsidDel="00000000" w:rsidR="00000000" w:rsidRPr="00000000">
        <w:rPr>
          <w:rtl w:val="0"/>
        </w:rPr>
      </w:r>
    </w:p>
    <w:p w:rsidR="00000000" w:rsidDel="00000000" w:rsidP="00000000" w:rsidRDefault="00000000" w:rsidRPr="00000000" w14:paraId="0000011D">
      <w:pPr>
        <w:spacing w:line="240" w:lineRule="auto"/>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t xml:space="preserve">Euroinnova (2020) </w:t>
      </w:r>
      <w:r w:rsidDel="00000000" w:rsidR="00000000" w:rsidRPr="00000000">
        <w:rPr>
          <w:i w:val="1"/>
          <w:rtl w:val="0"/>
        </w:rPr>
        <w:t xml:space="preserve">Módulos formativos de la FP</w:t>
      </w:r>
      <w:r w:rsidDel="00000000" w:rsidR="00000000" w:rsidRPr="00000000">
        <w:rPr>
          <w:rtl w:val="0"/>
        </w:rPr>
        <w:t xml:space="preserve">. Recuperado de:</w:t>
      </w:r>
    </w:p>
    <w:p w:rsidR="00000000" w:rsidDel="00000000" w:rsidP="00000000" w:rsidRDefault="00000000" w:rsidRPr="00000000" w14:paraId="0000011F">
      <w:pPr>
        <w:spacing w:line="240" w:lineRule="auto"/>
        <w:rPr/>
      </w:pPr>
      <w:hyperlink r:id="rId36">
        <w:r w:rsidDel="00000000" w:rsidR="00000000" w:rsidRPr="00000000">
          <w:rPr>
            <w:color w:val="0000ff"/>
            <w:u w:val="single"/>
            <w:rtl w:val="0"/>
          </w:rPr>
          <w:t xml:space="preserve">https://www.euroinnova.co/modulos-formativos#:~:text=Un%20m%C3%B3dulo%20formativo%20es%20un,competencia%20especifica%20que%20se%20aplica%2C</w:t>
        </w:r>
      </w:hyperlink>
      <w:r w:rsidDel="00000000" w:rsidR="00000000" w:rsidRPr="00000000">
        <w:rPr>
          <w:rtl w:val="0"/>
        </w:rPr>
      </w:r>
    </w:p>
    <w:p w:rsidR="00000000" w:rsidDel="00000000" w:rsidP="00000000" w:rsidRDefault="00000000" w:rsidRPr="00000000" w14:paraId="00000120">
      <w:pPr>
        <w:spacing w:line="240" w:lineRule="auto"/>
        <w:rPr/>
      </w:pP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t xml:space="preserve">Iberdrola (2020) </w:t>
      </w:r>
      <w:r w:rsidDel="00000000" w:rsidR="00000000" w:rsidRPr="00000000">
        <w:rPr>
          <w:i w:val="1"/>
          <w:rtl w:val="0"/>
        </w:rPr>
        <w:t xml:space="preserve">Educación STEM las carrearas con mayor demanda y futuro. </w:t>
      </w:r>
      <w:r w:rsidDel="00000000" w:rsidR="00000000" w:rsidRPr="00000000">
        <w:rPr>
          <w:rtl w:val="0"/>
        </w:rPr>
        <w:t xml:space="preserve">Recuperado de:</w:t>
      </w:r>
    </w:p>
    <w:p w:rsidR="00000000" w:rsidDel="00000000" w:rsidP="00000000" w:rsidRDefault="00000000" w:rsidRPr="00000000" w14:paraId="00000122">
      <w:pPr>
        <w:spacing w:line="240" w:lineRule="auto"/>
        <w:rPr/>
      </w:pPr>
      <w:hyperlink r:id="rId37">
        <w:r w:rsidDel="00000000" w:rsidR="00000000" w:rsidRPr="00000000">
          <w:rPr>
            <w:color w:val="0000ff"/>
            <w:u w:val="single"/>
            <w:rtl w:val="0"/>
          </w:rPr>
          <w:t xml:space="preserve">https://www.iberdrola.com/talento/profesionales-stem</w:t>
        </w:r>
      </w:hyperlink>
      <w:r w:rsidDel="00000000" w:rsidR="00000000" w:rsidRPr="00000000">
        <w:rPr>
          <w:rtl w:val="0"/>
        </w:rPr>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color w:val="222222"/>
          <w:highlight w:val="white"/>
        </w:rPr>
      </w:pPr>
      <w:r w:rsidDel="00000000" w:rsidR="00000000" w:rsidRPr="00000000">
        <w:rPr>
          <w:color w:val="222222"/>
          <w:highlight w:val="white"/>
          <w:rtl w:val="0"/>
        </w:rPr>
        <w:t xml:space="preserve">Miguel, C. F. S. (2004). Un enfoque pedagógico para el diseño de programas de formación en contextos organizativos. </w:t>
      </w:r>
      <w:r w:rsidDel="00000000" w:rsidR="00000000" w:rsidRPr="00000000">
        <w:rPr>
          <w:i w:val="1"/>
          <w:color w:val="222222"/>
          <w:highlight w:val="white"/>
          <w:rtl w:val="0"/>
        </w:rPr>
        <w:t xml:space="preserve">Teoría de la Educación. Revista Interuniversitaria</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16</w:t>
      </w:r>
      <w:r w:rsidDel="00000000" w:rsidR="00000000" w:rsidRPr="00000000">
        <w:rPr>
          <w:color w:val="222222"/>
          <w:highlight w:val="white"/>
          <w:rtl w:val="0"/>
        </w:rPr>
        <w:t xml:space="preserve">(1). </w:t>
      </w:r>
      <w:r w:rsidDel="00000000" w:rsidR="00000000" w:rsidRPr="00000000">
        <w:rPr>
          <w:rtl w:val="0"/>
        </w:rPr>
        <w:t xml:space="preserve">Recuperado de:</w:t>
      </w:r>
      <w:r w:rsidDel="00000000" w:rsidR="00000000" w:rsidRPr="00000000">
        <w:rPr>
          <w:rtl w:val="0"/>
        </w:rPr>
      </w:r>
    </w:p>
    <w:p w:rsidR="00000000" w:rsidDel="00000000" w:rsidP="00000000" w:rsidRDefault="00000000" w:rsidRPr="00000000" w14:paraId="00000125">
      <w:pPr>
        <w:spacing w:line="240" w:lineRule="auto"/>
        <w:rPr/>
      </w:pPr>
      <w:hyperlink r:id="rId38">
        <w:r w:rsidDel="00000000" w:rsidR="00000000" w:rsidRPr="00000000">
          <w:rPr>
            <w:color w:val="0000ff"/>
            <w:u w:val="single"/>
            <w:rtl w:val="0"/>
          </w:rPr>
          <w:t xml:space="preserve">https://revistas.usal.es/index.php/1130-3743/article/view/3089/3116</w:t>
        </w:r>
      </w:hyperlink>
      <w:r w:rsidDel="00000000" w:rsidR="00000000" w:rsidRPr="00000000">
        <w:rPr>
          <w:rtl w:val="0"/>
        </w:rPr>
      </w:r>
    </w:p>
    <w:p w:rsidR="00000000" w:rsidDel="00000000" w:rsidP="00000000" w:rsidRDefault="00000000" w:rsidRPr="00000000" w14:paraId="00000126">
      <w:pPr>
        <w:spacing w:line="240" w:lineRule="auto"/>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NACIONES UNIDAS. (2015).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www.un.org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Obtenido de Naciones Unidas:</w:t>
      </w:r>
    </w:p>
    <w:p w:rsidR="00000000" w:rsidDel="00000000" w:rsidP="00000000" w:rsidRDefault="00000000" w:rsidRPr="00000000" w14:paraId="00000128">
      <w:pPr>
        <w:spacing w:line="240" w:lineRule="auto"/>
        <w:rPr>
          <w:color w:val="0000ff"/>
          <w:u w:val="single"/>
        </w:rPr>
      </w:pPr>
      <w:hyperlink r:id="rId39">
        <w:r w:rsidDel="00000000" w:rsidR="00000000" w:rsidRPr="00000000">
          <w:rPr>
            <w:color w:val="0000ff"/>
            <w:u w:val="single"/>
            <w:rtl w:val="0"/>
          </w:rPr>
          <w:t xml:space="preserve">https://www.un.org/sustainabledevelopment/es/development-agenda/</w:t>
        </w:r>
      </w:hyperlink>
      <w:r w:rsidDel="00000000" w:rsidR="00000000" w:rsidRPr="00000000">
        <w:rPr>
          <w:rtl w:val="0"/>
        </w:rPr>
      </w:r>
    </w:p>
    <w:p w:rsidR="00000000" w:rsidDel="00000000" w:rsidP="00000000" w:rsidRDefault="00000000" w:rsidRPr="00000000" w14:paraId="00000129">
      <w:pPr>
        <w:spacing w:line="240" w:lineRule="auto"/>
        <w:rPr>
          <w:color w:val="0000ff"/>
          <w:u w:val="single"/>
        </w:rPr>
      </w:pPr>
      <w:r w:rsidDel="00000000" w:rsidR="00000000" w:rsidRPr="00000000">
        <w:rPr>
          <w:rtl w:val="0"/>
        </w:rPr>
      </w:r>
    </w:p>
    <w:p w:rsidR="00000000" w:rsidDel="00000000" w:rsidP="00000000" w:rsidRDefault="00000000" w:rsidRPr="00000000" w14:paraId="0000012A">
      <w:pPr>
        <w:spacing w:line="240" w:lineRule="auto"/>
        <w:rPr>
          <w:color w:val="000000"/>
          <w:u w:val="none"/>
        </w:rPr>
      </w:pPr>
      <w:r w:rsidDel="00000000" w:rsidR="00000000" w:rsidRPr="00000000">
        <w:rPr>
          <w:color w:val="000000"/>
          <w:u w:val="none"/>
          <w:rtl w:val="0"/>
        </w:rPr>
        <w:t xml:space="preserve">OBS Bussines school.(2020).</w:t>
      </w:r>
      <w:r w:rsidDel="00000000" w:rsidR="00000000" w:rsidRPr="00000000">
        <w:rPr>
          <w:i w:val="1"/>
          <w:color w:val="000000"/>
          <w:u w:val="none"/>
          <w:rtl w:val="0"/>
        </w:rPr>
        <w:t xml:space="preserve">Competencias digitales:aprendizaje continuo.</w:t>
      </w:r>
      <w:r w:rsidDel="00000000" w:rsidR="00000000" w:rsidRPr="00000000">
        <w:rPr>
          <w:color w:val="000000"/>
          <w:u w:val="none"/>
          <w:rtl w:val="0"/>
        </w:rPr>
        <w:t xml:space="preserve"> </w:t>
      </w:r>
      <w:r w:rsidDel="00000000" w:rsidR="00000000" w:rsidRPr="00000000">
        <w:rPr>
          <w:rtl w:val="0"/>
        </w:rPr>
        <w:t xml:space="preserve">Recuperado de:</w:t>
      </w:r>
      <w:r w:rsidDel="00000000" w:rsidR="00000000" w:rsidRPr="00000000">
        <w:rPr>
          <w:rtl w:val="0"/>
        </w:rPr>
      </w:r>
    </w:p>
    <w:p w:rsidR="00000000" w:rsidDel="00000000" w:rsidP="00000000" w:rsidRDefault="00000000" w:rsidRPr="00000000" w14:paraId="0000012B">
      <w:pPr>
        <w:spacing w:line="240" w:lineRule="auto"/>
        <w:rPr>
          <w:color w:val="000000"/>
          <w:u w:val="single"/>
        </w:rPr>
      </w:pPr>
      <w:hyperlink r:id="rId40">
        <w:r w:rsidDel="00000000" w:rsidR="00000000" w:rsidRPr="00000000">
          <w:rPr>
            <w:color w:val="0000ff"/>
            <w:u w:val="single"/>
            <w:rtl w:val="0"/>
          </w:rPr>
          <w:t xml:space="preserve">https://obsbusiness.school/es/blog-investigacion/social-media/competencias-digitales-aprendizaje-continuo</w:t>
        </w:r>
      </w:hyperlink>
      <w:r w:rsidDel="00000000" w:rsidR="00000000" w:rsidRPr="00000000">
        <w:rPr>
          <w:rtl w:val="0"/>
        </w:rPr>
      </w:r>
    </w:p>
    <w:p w:rsidR="00000000" w:rsidDel="00000000" w:rsidP="00000000" w:rsidRDefault="00000000" w:rsidRPr="00000000" w14:paraId="0000012C">
      <w:pPr>
        <w:spacing w:line="240" w:lineRule="auto"/>
        <w:rPr/>
      </w:pPr>
      <w:r w:rsidDel="00000000" w:rsidR="00000000" w:rsidRPr="00000000">
        <w:rPr>
          <w:rtl w:val="0"/>
        </w:rPr>
      </w:r>
    </w:p>
    <w:p w:rsidR="00000000" w:rsidDel="00000000" w:rsidP="00000000" w:rsidRDefault="00000000" w:rsidRPr="00000000" w14:paraId="0000012D">
      <w:pPr>
        <w:spacing w:line="240" w:lineRule="auto"/>
        <w:rPr/>
      </w:pPr>
      <w:r w:rsidDel="00000000" w:rsidR="00000000" w:rsidRPr="00000000">
        <w:rPr>
          <w:rtl w:val="0"/>
        </w:rPr>
        <w:t xml:space="preserve">Portafolio (2020). </w:t>
      </w:r>
      <w:r w:rsidDel="00000000" w:rsidR="00000000" w:rsidRPr="00000000">
        <w:rPr>
          <w:i w:val="1"/>
          <w:rtl w:val="0"/>
        </w:rPr>
        <w:t xml:space="preserve">El país tendrá 450.000 trabajos en el 2030.</w:t>
      </w:r>
      <w:r w:rsidDel="00000000" w:rsidR="00000000" w:rsidRPr="00000000">
        <w:rPr>
          <w:rtl w:val="0"/>
        </w:rPr>
        <w:t xml:space="preserve"> Recuperado de:</w:t>
      </w:r>
    </w:p>
    <w:p w:rsidR="00000000" w:rsidDel="00000000" w:rsidP="00000000" w:rsidRDefault="00000000" w:rsidRPr="00000000" w14:paraId="0000012E">
      <w:pPr>
        <w:spacing w:line="240" w:lineRule="auto"/>
        <w:rPr/>
      </w:pPr>
      <w:hyperlink r:id="rId41">
        <w:r w:rsidDel="00000000" w:rsidR="00000000" w:rsidRPr="00000000">
          <w:rPr>
            <w:color w:val="0000ff"/>
            <w:u w:val="single"/>
            <w:rtl w:val="0"/>
          </w:rPr>
          <w:t xml:space="preserve">https://www.portafolio.co/economia/el-pais-tendra-450-000-trabajos-stem-en-2030-537699</w:t>
        </w:r>
      </w:hyperlink>
      <w:r w:rsidDel="00000000" w:rsidR="00000000" w:rsidRPr="00000000">
        <w:rPr>
          <w:rtl w:val="0"/>
        </w:rPr>
      </w:r>
    </w:p>
    <w:p w:rsidR="00000000" w:rsidDel="00000000" w:rsidP="00000000" w:rsidRDefault="00000000" w:rsidRPr="00000000" w14:paraId="0000012F">
      <w:pPr>
        <w:spacing w:line="240" w:lineRule="auto"/>
        <w:rPr>
          <w:color w:val="222222"/>
          <w:highlight w:val="white"/>
        </w:rPr>
      </w:pPr>
      <w:r w:rsidDel="00000000" w:rsidR="00000000" w:rsidRPr="00000000">
        <w:rPr>
          <w:rtl w:val="0"/>
        </w:rPr>
      </w:r>
    </w:p>
    <w:p w:rsidR="00000000" w:rsidDel="00000000" w:rsidP="00000000" w:rsidRDefault="00000000" w:rsidRPr="00000000" w14:paraId="00000130">
      <w:pPr>
        <w:spacing w:line="240" w:lineRule="auto"/>
        <w:rPr>
          <w:color w:val="0000ff"/>
          <w:highlight w:val="white"/>
          <w:u w:val="single"/>
        </w:rPr>
      </w:pPr>
      <w:r w:rsidDel="00000000" w:rsidR="00000000" w:rsidRPr="00000000">
        <w:rPr>
          <w:color w:val="222222"/>
          <w:highlight w:val="white"/>
          <w:rtl w:val="0"/>
        </w:rPr>
        <w:t xml:space="preserve">Salessi, S. M., &amp; Omar, A. G. (2017). </w:t>
      </w:r>
      <w:r w:rsidDel="00000000" w:rsidR="00000000" w:rsidRPr="00000000">
        <w:rPr>
          <w:i w:val="1"/>
          <w:color w:val="222222"/>
          <w:highlight w:val="white"/>
          <w:rtl w:val="0"/>
        </w:rPr>
        <w:t xml:space="preserve">Comportamientos proactivos en el trabajo: una puesta al día</w:t>
      </w:r>
      <w:r w:rsidDel="00000000" w:rsidR="00000000" w:rsidRPr="00000000">
        <w:rPr>
          <w:color w:val="222222"/>
          <w:highlight w:val="white"/>
          <w:rtl w:val="0"/>
        </w:rPr>
        <w:t xml:space="preserve">. </w:t>
      </w:r>
      <w:r w:rsidDel="00000000" w:rsidR="00000000" w:rsidRPr="00000000">
        <w:rPr>
          <w:rtl w:val="0"/>
        </w:rPr>
        <w:t xml:space="preserve">Recuperado de: </w:t>
      </w:r>
      <w:hyperlink r:id="rId42">
        <w:r w:rsidDel="00000000" w:rsidR="00000000" w:rsidRPr="00000000">
          <w:rPr>
            <w:color w:val="0000ff"/>
            <w:highlight w:val="white"/>
            <w:u w:val="single"/>
            <w:rtl w:val="0"/>
          </w:rPr>
          <w:t xml:space="preserve">https://ri.conicet.gov.ar/handle/11336/78451</w:t>
        </w:r>
      </w:hyperlink>
      <w:r w:rsidDel="00000000" w:rsidR="00000000" w:rsidRPr="00000000">
        <w:rPr>
          <w:rtl w:val="0"/>
        </w:rPr>
      </w:r>
    </w:p>
    <w:p w:rsidR="00000000" w:rsidDel="00000000" w:rsidP="00000000" w:rsidRDefault="00000000" w:rsidRPr="00000000" w14:paraId="00000131">
      <w:pPr>
        <w:spacing w:line="240" w:lineRule="auto"/>
        <w:rPr>
          <w:color w:val="0000ff"/>
          <w:highlight w:val="white"/>
          <w:u w:val="single"/>
        </w:rPr>
      </w:pPr>
      <w:r w:rsidDel="00000000" w:rsidR="00000000" w:rsidRPr="00000000">
        <w:rPr>
          <w:rtl w:val="0"/>
        </w:rPr>
      </w:r>
    </w:p>
    <w:p w:rsidR="00000000" w:rsidDel="00000000" w:rsidP="00000000" w:rsidRDefault="00000000" w:rsidRPr="00000000" w14:paraId="00000132">
      <w:pPr>
        <w:spacing w:line="240" w:lineRule="auto"/>
        <w:rPr>
          <w:color w:val="222222"/>
        </w:rPr>
      </w:pPr>
      <w:r w:rsidDel="00000000" w:rsidR="00000000" w:rsidRPr="00000000">
        <w:rPr>
          <w:color w:val="222222"/>
          <w:rtl w:val="0"/>
        </w:rPr>
        <w:t xml:space="preserve">Tecnológico de monterrey (2020). C</w:t>
      </w:r>
      <w:r w:rsidDel="00000000" w:rsidR="00000000" w:rsidRPr="00000000">
        <w:rPr>
          <w:i w:val="1"/>
          <w:color w:val="222222"/>
          <w:rtl w:val="0"/>
        </w:rPr>
        <w:t xml:space="preserve">onstrucción de módulos formativos. </w:t>
      </w:r>
      <w:r w:rsidDel="00000000" w:rsidR="00000000" w:rsidRPr="00000000">
        <w:rPr>
          <w:color w:val="222222"/>
          <w:rtl w:val="0"/>
        </w:rPr>
        <w:t xml:space="preserve">Recuperado de:</w:t>
      </w:r>
    </w:p>
    <w:p w:rsidR="00000000" w:rsidDel="00000000" w:rsidP="00000000" w:rsidRDefault="00000000" w:rsidRPr="00000000" w14:paraId="00000133">
      <w:pPr>
        <w:spacing w:line="240" w:lineRule="auto"/>
        <w:rPr>
          <w:color w:val="0000ff"/>
          <w:highlight w:val="white"/>
          <w:u w:val="single"/>
        </w:rPr>
      </w:pPr>
      <w:hyperlink r:id="rId43">
        <w:r w:rsidDel="00000000" w:rsidR="00000000" w:rsidRPr="00000000">
          <w:rPr>
            <w:color w:val="0000ff"/>
            <w:highlight w:val="white"/>
            <w:u w:val="single"/>
            <w:rtl w:val="0"/>
          </w:rPr>
          <w:t xml:space="preserve">http://cca.org.mx/profesores/cursos/hmfbc_2/m3/u2-01.html</w:t>
        </w:r>
      </w:hyperlink>
      <w:r w:rsidDel="00000000" w:rsidR="00000000" w:rsidRPr="00000000">
        <w:rPr>
          <w:rtl w:val="0"/>
        </w:rPr>
      </w:r>
    </w:p>
    <w:p w:rsidR="00000000" w:rsidDel="00000000" w:rsidP="00000000" w:rsidRDefault="00000000" w:rsidRPr="00000000" w14:paraId="00000134">
      <w:pPr>
        <w:spacing w:line="240" w:lineRule="auto"/>
        <w:rPr>
          <w:color w:val="222222"/>
          <w:highlight w:val="white"/>
        </w:rPr>
      </w:pPr>
      <w:r w:rsidDel="00000000" w:rsidR="00000000" w:rsidRPr="00000000">
        <w:rPr>
          <w:rtl w:val="0"/>
        </w:rPr>
      </w:r>
    </w:p>
    <w:p w:rsidR="00000000" w:rsidDel="00000000" w:rsidP="00000000" w:rsidRDefault="00000000" w:rsidRPr="00000000" w14:paraId="000001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22"/>
          <w:szCs w:val="22"/>
          <w:highlight w:val="white"/>
          <w:u w:val="single"/>
          <w:vertAlign w:val="baseline"/>
        </w:rPr>
      </w:pPr>
      <w:r w:rsidDel="00000000" w:rsidR="00000000" w:rsidRPr="00000000">
        <w:rPr>
          <w:rFonts w:ascii="Arial" w:cs="Arial" w:eastAsia="Arial" w:hAnsi="Arial"/>
          <w:b w:val="0"/>
          <w:i w:val="0"/>
          <w:smallCaps w:val="0"/>
          <w:strike w:val="0"/>
          <w:color w:val="222222"/>
          <w:sz w:val="22"/>
          <w:szCs w:val="22"/>
          <w:highlight w:val="white"/>
          <w:u w:val="none"/>
          <w:vertAlign w:val="baseline"/>
          <w:rtl w:val="0"/>
        </w:rPr>
        <w:t xml:space="preserve">Universidad de servilla (2020) </w:t>
      </w:r>
      <w:r w:rsidDel="00000000" w:rsidR="00000000" w:rsidRPr="00000000">
        <w:rPr>
          <w:rFonts w:ascii="Arial" w:cs="Arial" w:eastAsia="Arial" w:hAnsi="Arial"/>
          <w:b w:val="0"/>
          <w:i w:val="1"/>
          <w:smallCaps w:val="0"/>
          <w:strike w:val="0"/>
          <w:color w:val="222222"/>
          <w:sz w:val="22"/>
          <w:szCs w:val="22"/>
          <w:highlight w:val="white"/>
          <w:u w:val="none"/>
          <w:vertAlign w:val="baseline"/>
          <w:rtl w:val="0"/>
        </w:rPr>
        <w:t xml:space="preserve">Centro de formación permanente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guía para el diseño de acciones formativas.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Recuperado de: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hyperlink r:id="rId44">
        <w:r w:rsidDel="00000000" w:rsidR="00000000" w:rsidRPr="00000000">
          <w:rPr>
            <w:rFonts w:ascii="Arial" w:cs="Arial" w:eastAsia="Arial" w:hAnsi="Arial"/>
            <w:b w:val="0"/>
            <w:i w:val="0"/>
            <w:smallCaps w:val="0"/>
            <w:strike w:val="0"/>
            <w:color w:val="0000ff"/>
            <w:sz w:val="22"/>
            <w:szCs w:val="22"/>
            <w:highlight w:val="white"/>
            <w:u w:val="single"/>
            <w:vertAlign w:val="baseline"/>
            <w:rtl w:val="0"/>
          </w:rPr>
          <w:t xml:space="preserve">https://cfp.us.es/web/elearning/guia/_07.htm</w:t>
        </w:r>
      </w:hyperlink>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Barraza, A. (2007) </w:t>
      </w:r>
      <w:r w:rsidDel="00000000" w:rsidR="00000000" w:rsidRPr="00000000">
        <w:rPr>
          <w:i w:val="1"/>
          <w:rtl w:val="0"/>
        </w:rPr>
        <w:t xml:space="preserve">La gestión de los procesos de innovación</w:t>
      </w:r>
      <w:r w:rsidDel="00000000" w:rsidR="00000000" w:rsidRPr="00000000">
        <w:rPr>
          <w:rtl w:val="0"/>
        </w:rPr>
        <w:t xml:space="preserve">. Recuperado de: </w:t>
      </w:r>
      <w:hyperlink r:id="rId45">
        <w:r w:rsidDel="00000000" w:rsidR="00000000" w:rsidRPr="00000000">
          <w:rPr>
            <w:color w:val="0000ff"/>
            <w:u w:val="single"/>
            <w:rtl w:val="0"/>
          </w:rPr>
          <w:t xml:space="preserve">https://www.researchgate.net/publication/28170494_La_gestion_de_los_procesos_de_innovacion</w:t>
        </w:r>
      </w:hyperlink>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Bybee, R. (2013) </w:t>
      </w:r>
      <w:r w:rsidDel="00000000" w:rsidR="00000000" w:rsidRPr="00000000">
        <w:rPr>
          <w:i w:val="1"/>
          <w:rtl w:val="0"/>
        </w:rPr>
        <w:t xml:space="preserve">The Case for STEM Education: Challenges and Opportunities</w:t>
      </w:r>
      <w:r w:rsidDel="00000000" w:rsidR="00000000" w:rsidRPr="00000000">
        <w:rPr>
          <w:rtl w:val="0"/>
        </w:rPr>
        <w:t xml:space="preserve">. National Science Teachers Association, NSTA Press, Arlington, Virginia.</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Espinosa, J. B. (2018) </w:t>
      </w:r>
      <w:r w:rsidDel="00000000" w:rsidR="00000000" w:rsidRPr="00000000">
        <w:rPr>
          <w:i w:val="1"/>
          <w:rtl w:val="0"/>
        </w:rPr>
        <w:t xml:space="preserve">¿Qué es STEAM?</w:t>
      </w:r>
      <w:r w:rsidDel="00000000" w:rsidR="00000000" w:rsidRPr="00000000">
        <w:rPr>
          <w:rtl w:val="0"/>
        </w:rPr>
        <w:t xml:space="preserve"> Educol. Recuperado de: </w:t>
      </w:r>
      <w:hyperlink r:id="rId46">
        <w:r w:rsidDel="00000000" w:rsidR="00000000" w:rsidRPr="00000000">
          <w:rPr>
            <w:color w:val="0000ff"/>
            <w:u w:val="single"/>
            <w:rtl w:val="0"/>
          </w:rPr>
          <w:t xml:space="preserve">https://docplayer.es/142341611-Universidad-tecnica-del-norte.html</w:t>
        </w:r>
      </w:hyperlink>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t xml:space="preserve">Villanueva G. &amp; de la Luz de las Casas, M. (2010) E-competencias: nuevas habilidades del estudiante en la era de la educación, la globalidad y la generación del conocimiento. Recuperado de: </w:t>
      </w:r>
      <w:hyperlink r:id="rId47">
        <w:r w:rsidDel="00000000" w:rsidR="00000000" w:rsidRPr="00000000">
          <w:rPr>
            <w:color w:val="0000ff"/>
            <w:u w:val="single"/>
            <w:rtl w:val="0"/>
          </w:rPr>
          <w:t xml:space="preserve">https://www.redalyc.org/pdf/860/86019348008.pdf</w:t>
        </w:r>
      </w:hyperlink>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41">
      <w:pPr>
        <w:jc w:val="both"/>
        <w:rPr>
          <w:b w:val="1"/>
          <w:sz w:val="20"/>
          <w:szCs w:val="20"/>
        </w:rPr>
      </w:pPr>
      <w:r w:rsidDel="00000000" w:rsidR="00000000" w:rsidRPr="00000000">
        <w:rPr>
          <w:rtl w:val="0"/>
        </w:rPr>
      </w:r>
    </w:p>
    <w:tbl>
      <w:tblPr>
        <w:tblStyle w:val="Table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116"/>
        <w:gridCol w:w="2029"/>
        <w:tblGridChange w:id="0">
          <w:tblGrid>
            <w:gridCol w:w="1272"/>
            <w:gridCol w:w="1991"/>
            <w:gridCol w:w="1559"/>
            <w:gridCol w:w="3116"/>
            <w:gridCol w:w="2029"/>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42">
            <w:pPr>
              <w:jc w:val="both"/>
              <w:rPr>
                <w:b w:val="1"/>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43">
            <w:pPr>
              <w:rPr>
                <w:b w:val="1"/>
                <w:sz w:val="20"/>
                <w:szCs w:val="20"/>
              </w:rPr>
            </w:pPr>
            <w:r w:rsidDel="00000000" w:rsidR="00000000" w:rsidRPr="00000000">
              <w:rPr>
                <w:b w:val="1"/>
                <w:sz w:val="20"/>
                <w:szCs w:val="20"/>
                <w:rtl w:val="0"/>
              </w:rPr>
              <w:t xml:space="preserve">Nombre</w:t>
            </w:r>
          </w:p>
        </w:tc>
        <w:tc>
          <w:tcPr>
            <w:shd w:fill="ffffff" w:val="clear"/>
            <w:vAlign w:val="center"/>
          </w:tcPr>
          <w:p w:rsidR="00000000" w:rsidDel="00000000" w:rsidP="00000000" w:rsidRDefault="00000000" w:rsidRPr="00000000" w14:paraId="00000144">
            <w:pPr>
              <w:rPr>
                <w:b w:val="1"/>
                <w:sz w:val="20"/>
                <w:szCs w:val="20"/>
              </w:rPr>
            </w:pPr>
            <w:r w:rsidDel="00000000" w:rsidR="00000000" w:rsidRPr="00000000">
              <w:rPr>
                <w:b w:val="1"/>
                <w:sz w:val="20"/>
                <w:szCs w:val="20"/>
                <w:rtl w:val="0"/>
              </w:rPr>
              <w:t xml:space="preserve">Cargo</w:t>
            </w:r>
          </w:p>
        </w:tc>
        <w:tc>
          <w:tcPr>
            <w:shd w:fill="ffffff" w:val="clear"/>
            <w:vAlign w:val="center"/>
          </w:tcPr>
          <w:p w:rsidR="00000000" w:rsidDel="00000000" w:rsidP="00000000" w:rsidRDefault="00000000" w:rsidRPr="00000000" w14:paraId="00000145">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146">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shd w:fill="ffffff" w:val="clear"/>
            <w:vAlign w:val="center"/>
          </w:tcPr>
          <w:p w:rsidR="00000000" w:rsidDel="00000000" w:rsidP="00000000" w:rsidRDefault="00000000" w:rsidRPr="00000000" w14:paraId="00000147">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ffffff" w:val="clear"/>
          </w:tcPr>
          <w:p w:rsidR="00000000" w:rsidDel="00000000" w:rsidP="00000000" w:rsidRDefault="00000000" w:rsidRPr="00000000" w14:paraId="00000148">
            <w:pPr>
              <w:jc w:val="both"/>
              <w:rPr>
                <w:b w:val="1"/>
                <w:sz w:val="20"/>
                <w:szCs w:val="20"/>
              </w:rPr>
            </w:pPr>
            <w:r w:rsidDel="00000000" w:rsidR="00000000" w:rsidRPr="00000000">
              <w:rPr>
                <w:b w:val="1"/>
                <w:sz w:val="20"/>
                <w:szCs w:val="20"/>
                <w:rtl w:val="0"/>
              </w:rPr>
              <w:t xml:space="preserve">Autor (es)</w:t>
            </w:r>
          </w:p>
        </w:tc>
        <w:tc>
          <w:tcPr>
            <w:shd w:fill="ffffff" w:val="clear"/>
          </w:tcPr>
          <w:p w:rsidR="00000000" w:rsidDel="00000000" w:rsidP="00000000" w:rsidRDefault="00000000" w:rsidRPr="00000000" w14:paraId="00000149">
            <w:pPr>
              <w:rPr>
                <w:b w:val="0"/>
                <w:sz w:val="20"/>
                <w:szCs w:val="20"/>
              </w:rPr>
            </w:pPr>
            <w:r w:rsidDel="00000000" w:rsidR="00000000" w:rsidRPr="00000000">
              <w:rPr>
                <w:b w:val="0"/>
                <w:sz w:val="20"/>
                <w:szCs w:val="20"/>
                <w:rtl w:val="0"/>
              </w:rPr>
              <w:t xml:space="preserve">Iván M González</w:t>
            </w:r>
          </w:p>
        </w:tc>
        <w:tc>
          <w:tcPr>
            <w:shd w:fill="ffffff" w:val="clear"/>
          </w:tcPr>
          <w:p w:rsidR="00000000" w:rsidDel="00000000" w:rsidP="00000000" w:rsidRDefault="00000000" w:rsidRPr="00000000" w14:paraId="0000014A">
            <w:pPr>
              <w:jc w:val="both"/>
              <w:rPr>
                <w:b w:val="0"/>
                <w:sz w:val="20"/>
                <w:szCs w:val="20"/>
              </w:rPr>
            </w:pPr>
            <w:r w:rsidDel="00000000" w:rsidR="00000000" w:rsidRPr="00000000">
              <w:rPr>
                <w:b w:val="0"/>
                <w:sz w:val="20"/>
                <w:szCs w:val="20"/>
                <w:rtl w:val="0"/>
              </w:rPr>
              <w:t xml:space="preserve">Experto Temático</w:t>
            </w:r>
          </w:p>
        </w:tc>
        <w:tc>
          <w:tcPr>
            <w:shd w:fill="ffffff" w:val="clear"/>
          </w:tcPr>
          <w:p w:rsidR="00000000" w:rsidDel="00000000" w:rsidP="00000000" w:rsidRDefault="00000000" w:rsidRPr="00000000" w14:paraId="0000014B">
            <w:pPr>
              <w:jc w:val="both"/>
              <w:rPr>
                <w:b w:val="0"/>
                <w:sz w:val="20"/>
                <w:szCs w:val="20"/>
              </w:rPr>
            </w:pPr>
            <w:r w:rsidDel="00000000" w:rsidR="00000000" w:rsidRPr="00000000">
              <w:rPr>
                <w:b w:val="0"/>
                <w:sz w:val="20"/>
                <w:szCs w:val="20"/>
                <w:rtl w:val="0"/>
              </w:rPr>
              <w:t xml:space="preserve">Centro de Diseño e Innovación Tecnológica Industrial -</w:t>
              <w:br w:type="textWrapping"/>
              <w:t xml:space="preserve">Regional Risaralda</w:t>
            </w:r>
          </w:p>
        </w:tc>
        <w:tc>
          <w:tcPr>
            <w:shd w:fill="ffffff" w:val="clear"/>
          </w:tcPr>
          <w:p w:rsidR="00000000" w:rsidDel="00000000" w:rsidP="00000000" w:rsidRDefault="00000000" w:rsidRPr="00000000" w14:paraId="0000014C">
            <w:pPr>
              <w:rPr>
                <w:b w:val="0"/>
                <w:sz w:val="20"/>
                <w:szCs w:val="20"/>
              </w:rPr>
            </w:pPr>
            <w:r w:rsidDel="00000000" w:rsidR="00000000" w:rsidRPr="00000000">
              <w:rPr>
                <w:b w:val="0"/>
                <w:sz w:val="20"/>
                <w:szCs w:val="20"/>
                <w:rtl w:val="0"/>
              </w:rPr>
              <w:t xml:space="preserve">Diciembre 2020</w:t>
            </w:r>
          </w:p>
        </w:tc>
      </w:tr>
      <w:tr>
        <w:trPr>
          <w:cantSplit w:val="0"/>
          <w:trHeight w:val="340" w:hRule="atLeast"/>
          <w:tblHeader w:val="0"/>
        </w:trPr>
        <w:tc>
          <w:tcPr>
            <w:vMerge w:val="continue"/>
            <w:shd w:fill="ffffff" w:val="cle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4E">
            <w:pPr>
              <w:jc w:val="both"/>
              <w:rPr>
                <w:b w:val="0"/>
                <w:sz w:val="20"/>
                <w:szCs w:val="20"/>
              </w:rPr>
            </w:pPr>
            <w:r w:rsidDel="00000000" w:rsidR="00000000" w:rsidRPr="00000000">
              <w:rPr>
                <w:b w:val="0"/>
                <w:sz w:val="20"/>
                <w:szCs w:val="20"/>
                <w:rtl w:val="0"/>
              </w:rPr>
              <w:t xml:space="preserve">María Cristina Hurtado Zúñiga</w:t>
            </w:r>
          </w:p>
        </w:tc>
        <w:tc>
          <w:tcPr>
            <w:shd w:fill="ffffff" w:val="clear"/>
          </w:tcPr>
          <w:p w:rsidR="00000000" w:rsidDel="00000000" w:rsidP="00000000" w:rsidRDefault="00000000" w:rsidRPr="00000000" w14:paraId="0000014F">
            <w:pPr>
              <w:jc w:val="both"/>
              <w:rPr>
                <w:b w:val="0"/>
                <w:sz w:val="20"/>
                <w:szCs w:val="20"/>
              </w:rPr>
            </w:pPr>
            <w:r w:rsidDel="00000000" w:rsidR="00000000" w:rsidRPr="00000000">
              <w:rPr>
                <w:b w:val="0"/>
                <w:sz w:val="20"/>
                <w:szCs w:val="20"/>
                <w:rtl w:val="0"/>
              </w:rPr>
              <w:t xml:space="preserve">Experta Temática</w:t>
            </w:r>
          </w:p>
        </w:tc>
        <w:tc>
          <w:tcPr>
            <w:shd w:fill="ffffff" w:val="clear"/>
          </w:tcPr>
          <w:p w:rsidR="00000000" w:rsidDel="00000000" w:rsidP="00000000" w:rsidRDefault="00000000" w:rsidRPr="00000000" w14:paraId="00000150">
            <w:pPr>
              <w:jc w:val="both"/>
              <w:rPr>
                <w:b w:val="0"/>
                <w:sz w:val="20"/>
                <w:szCs w:val="20"/>
              </w:rPr>
            </w:pPr>
            <w:r w:rsidDel="00000000" w:rsidR="00000000" w:rsidRPr="00000000">
              <w:rPr>
                <w:b w:val="0"/>
                <w:sz w:val="20"/>
                <w:szCs w:val="20"/>
                <w:rtl w:val="0"/>
              </w:rPr>
              <w:t xml:space="preserve">CDTI – Sena Regional Valle</w:t>
            </w:r>
          </w:p>
        </w:tc>
        <w:tc>
          <w:tcPr>
            <w:shd w:fill="ffffff" w:val="clear"/>
          </w:tcPr>
          <w:p w:rsidR="00000000" w:rsidDel="00000000" w:rsidP="00000000" w:rsidRDefault="00000000" w:rsidRPr="00000000" w14:paraId="00000151">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shd w:fill="ffffff" w:val="cle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53">
            <w:pPr>
              <w:jc w:val="both"/>
              <w:rPr>
                <w:b w:val="0"/>
                <w:sz w:val="20"/>
                <w:szCs w:val="20"/>
              </w:rPr>
            </w:pPr>
            <w:r w:rsidDel="00000000" w:rsidR="00000000" w:rsidRPr="00000000">
              <w:rPr>
                <w:b w:val="0"/>
                <w:sz w:val="20"/>
                <w:szCs w:val="20"/>
                <w:rtl w:val="0"/>
              </w:rPr>
              <w:t xml:space="preserve">Silvia Milena Sequeda Cárdenas</w:t>
            </w:r>
          </w:p>
        </w:tc>
        <w:tc>
          <w:tcPr>
            <w:shd w:fill="ffffff" w:val="clear"/>
          </w:tcPr>
          <w:p w:rsidR="00000000" w:rsidDel="00000000" w:rsidP="00000000" w:rsidRDefault="00000000" w:rsidRPr="00000000" w14:paraId="00000154">
            <w:pPr>
              <w:jc w:val="both"/>
              <w:rPr>
                <w:b w:val="0"/>
                <w:sz w:val="20"/>
                <w:szCs w:val="20"/>
              </w:rPr>
            </w:pPr>
            <w:r w:rsidDel="00000000" w:rsidR="00000000" w:rsidRPr="00000000">
              <w:rPr>
                <w:b w:val="0"/>
                <w:sz w:val="20"/>
                <w:szCs w:val="20"/>
                <w:rtl w:val="0"/>
              </w:rPr>
              <w:t xml:space="preserve">Evaluadora instruccional </w:t>
            </w:r>
          </w:p>
        </w:tc>
        <w:tc>
          <w:tcPr>
            <w:shd w:fill="ffffff" w:val="clear"/>
          </w:tcPr>
          <w:p w:rsidR="00000000" w:rsidDel="00000000" w:rsidP="00000000" w:rsidRDefault="00000000" w:rsidRPr="00000000" w14:paraId="00000155">
            <w:pPr>
              <w:jc w:val="both"/>
              <w:rPr>
                <w:b w:val="0"/>
                <w:sz w:val="20"/>
                <w:szCs w:val="20"/>
              </w:rPr>
            </w:pPr>
            <w:r w:rsidDel="00000000" w:rsidR="00000000" w:rsidRPr="00000000">
              <w:rPr>
                <w:b w:val="0"/>
                <w:sz w:val="20"/>
                <w:szCs w:val="20"/>
                <w:rtl w:val="0"/>
              </w:rPr>
              <w:t xml:space="preserve">Centro de gestión industrial -Regional distrito capital.</w:t>
            </w:r>
          </w:p>
        </w:tc>
        <w:tc>
          <w:tcPr>
            <w:shd w:fill="ffffff" w:val="clear"/>
          </w:tcPr>
          <w:p w:rsidR="00000000" w:rsidDel="00000000" w:rsidP="00000000" w:rsidRDefault="00000000" w:rsidRPr="00000000" w14:paraId="00000156">
            <w:pPr>
              <w:jc w:val="both"/>
              <w:rPr>
                <w:b w:val="0"/>
                <w:sz w:val="20"/>
                <w:szCs w:val="20"/>
              </w:rPr>
            </w:pPr>
            <w:r w:rsidDel="00000000" w:rsidR="00000000" w:rsidRPr="00000000">
              <w:rPr>
                <w:b w:val="0"/>
                <w:sz w:val="20"/>
                <w:szCs w:val="20"/>
                <w:rtl w:val="0"/>
              </w:rPr>
              <w:t xml:space="preserve">Septiembre 2021</w:t>
            </w:r>
          </w:p>
        </w:tc>
      </w:tr>
      <w:tr>
        <w:trPr>
          <w:cantSplit w:val="0"/>
          <w:trHeight w:val="340" w:hRule="atLeast"/>
          <w:tblHeader w:val="0"/>
        </w:trPr>
        <w:tc>
          <w:tcPr>
            <w:vMerge w:val="continue"/>
            <w:shd w:fill="ffffff" w:val="cle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8">
            <w:pPr>
              <w:spacing w:before="240" w:lineRule="auto"/>
              <w:ind w:left="80" w:firstLine="0"/>
              <w:jc w:val="both"/>
              <w:rPr>
                <w:b w:val="0"/>
                <w:sz w:val="20"/>
                <w:szCs w:val="20"/>
              </w:rPr>
            </w:pPr>
            <w:r w:rsidDel="00000000" w:rsidR="00000000" w:rsidRPr="00000000">
              <w:rPr>
                <w:b w:val="0"/>
                <w:sz w:val="20"/>
                <w:szCs w:val="20"/>
                <w:rtl w:val="0"/>
              </w:rPr>
              <w:t xml:space="preserve">Rafael Neftalí Lizcano Reyes</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9">
            <w:pPr>
              <w:spacing w:before="240" w:lineRule="auto"/>
              <w:ind w:left="80" w:firstLine="0"/>
              <w:jc w:val="both"/>
              <w:rPr>
                <w:b w:val="0"/>
                <w:sz w:val="20"/>
                <w:szCs w:val="20"/>
              </w:rPr>
            </w:pPr>
            <w:r w:rsidDel="00000000" w:rsidR="00000000" w:rsidRPr="00000000">
              <w:rPr>
                <w:b w:val="0"/>
                <w:sz w:val="20"/>
                <w:szCs w:val="20"/>
                <w:rtl w:val="0"/>
              </w:rPr>
              <w:t xml:space="preserve">Asesor pedagógico</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A">
            <w:pPr>
              <w:spacing w:before="240" w:lineRule="auto"/>
              <w:ind w:left="80" w:firstLine="0"/>
              <w:jc w:val="both"/>
              <w:rPr>
                <w:b w:val="0"/>
                <w:sz w:val="20"/>
                <w:szCs w:val="20"/>
              </w:rPr>
            </w:pPr>
            <w:r w:rsidDel="00000000" w:rsidR="00000000" w:rsidRPr="00000000">
              <w:rPr>
                <w:b w:val="0"/>
                <w:sz w:val="20"/>
                <w:szCs w:val="20"/>
                <w:rtl w:val="0"/>
              </w:rPr>
              <w:t xml:space="preserve">Centro Industrial del Diseño y la Manufactura – Regional Santander</w:t>
            </w:r>
          </w:p>
        </w:tc>
        <w:tc>
          <w:tcPr>
            <w:tcBorders>
              <w:top w:color="000000" w:space="0" w:sz="8" w:val="single"/>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B">
            <w:pPr>
              <w:spacing w:before="240" w:lineRule="auto"/>
              <w:ind w:left="80" w:firstLine="0"/>
              <w:jc w:val="both"/>
              <w:rPr>
                <w:b w:val="0"/>
                <w:sz w:val="20"/>
                <w:szCs w:val="20"/>
              </w:rPr>
            </w:pPr>
            <w:r w:rsidDel="00000000" w:rsidR="00000000" w:rsidRPr="00000000">
              <w:rPr>
                <w:b w:val="0"/>
                <w:sz w:val="20"/>
                <w:szCs w:val="20"/>
                <w:rtl w:val="0"/>
              </w:rPr>
              <w:t xml:space="preserve">Febrero de 2021</w:t>
            </w:r>
          </w:p>
        </w:tc>
      </w:tr>
    </w:tbl>
    <w:p w:rsidR="00000000" w:rsidDel="00000000" w:rsidP="00000000" w:rsidRDefault="00000000" w:rsidRPr="00000000" w14:paraId="0000015C">
      <w:pPr>
        <w:rPr>
          <w:sz w:val="20"/>
          <w:szCs w:val="20"/>
        </w:rPr>
      </w:pPr>
      <w:r w:rsidDel="00000000" w:rsidR="00000000" w:rsidRPr="00000000">
        <w:rPr>
          <w:rtl w:val="0"/>
        </w:rPr>
      </w:r>
    </w:p>
    <w:p w:rsidR="00000000" w:rsidDel="00000000" w:rsidP="00000000" w:rsidRDefault="00000000" w:rsidRPr="00000000" w14:paraId="0000015D">
      <w:pPr>
        <w:numPr>
          <w:ilvl w:val="0"/>
          <w:numId w:val="2"/>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5F">
      <w:pPr>
        <w:rPr>
          <w:sz w:val="20"/>
          <w:szCs w:val="20"/>
        </w:rPr>
      </w:pPr>
      <w:r w:rsidDel="00000000" w:rsidR="00000000" w:rsidRPr="00000000">
        <w:rPr>
          <w:rtl w:val="0"/>
        </w:rPr>
      </w:r>
    </w:p>
    <w:tbl>
      <w:tblPr>
        <w:tblStyle w:val="Table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843"/>
        <w:gridCol w:w="1701"/>
        <w:gridCol w:w="1276"/>
        <w:gridCol w:w="1745"/>
        <w:tblGridChange w:id="0">
          <w:tblGrid>
            <w:gridCol w:w="1264"/>
            <w:gridCol w:w="2138"/>
            <w:gridCol w:w="1843"/>
            <w:gridCol w:w="1701"/>
            <w:gridCol w:w="1276"/>
            <w:gridCol w:w="1745"/>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60">
            <w:pPr>
              <w:jc w:val="both"/>
              <w:rPr>
                <w:b w:val="1"/>
                <w:sz w:val="20"/>
                <w:szCs w:val="20"/>
              </w:rPr>
            </w:pPr>
            <w:r w:rsidDel="00000000" w:rsidR="00000000" w:rsidRPr="00000000">
              <w:rPr>
                <w:rtl w:val="0"/>
              </w:rPr>
            </w:r>
          </w:p>
        </w:tc>
        <w:tc>
          <w:tcPr>
            <w:shd w:fill="ffffff" w:val="clear"/>
          </w:tcPr>
          <w:p w:rsidR="00000000" w:rsidDel="00000000" w:rsidP="00000000" w:rsidRDefault="00000000" w:rsidRPr="00000000" w14:paraId="00000161">
            <w:pPr>
              <w:jc w:val="both"/>
              <w:rPr>
                <w:b w:val="1"/>
                <w:sz w:val="20"/>
                <w:szCs w:val="20"/>
              </w:rPr>
            </w:pPr>
            <w:r w:rsidDel="00000000" w:rsidR="00000000" w:rsidRPr="00000000">
              <w:rPr>
                <w:b w:val="1"/>
                <w:sz w:val="20"/>
                <w:szCs w:val="20"/>
                <w:rtl w:val="0"/>
              </w:rPr>
              <w:t xml:space="preserve">Nombre</w:t>
            </w:r>
          </w:p>
        </w:tc>
        <w:tc>
          <w:tcPr>
            <w:shd w:fill="ffffff" w:val="clear"/>
          </w:tcPr>
          <w:p w:rsidR="00000000" w:rsidDel="00000000" w:rsidP="00000000" w:rsidRDefault="00000000" w:rsidRPr="00000000" w14:paraId="00000162">
            <w:pPr>
              <w:jc w:val="both"/>
              <w:rPr>
                <w:b w:val="1"/>
                <w:sz w:val="20"/>
                <w:szCs w:val="20"/>
              </w:rPr>
            </w:pPr>
            <w:r w:rsidDel="00000000" w:rsidR="00000000" w:rsidRPr="00000000">
              <w:rPr>
                <w:b w:val="1"/>
                <w:sz w:val="20"/>
                <w:szCs w:val="20"/>
                <w:rtl w:val="0"/>
              </w:rPr>
              <w:t xml:space="preserve">Cargo</w:t>
            </w:r>
          </w:p>
        </w:tc>
        <w:tc>
          <w:tcPr>
            <w:shd w:fill="ffffff" w:val="clear"/>
          </w:tcPr>
          <w:p w:rsidR="00000000" w:rsidDel="00000000" w:rsidP="00000000" w:rsidRDefault="00000000" w:rsidRPr="00000000" w14:paraId="00000163">
            <w:pPr>
              <w:jc w:val="both"/>
              <w:rPr>
                <w:b w:val="1"/>
                <w:sz w:val="20"/>
                <w:szCs w:val="20"/>
              </w:rPr>
            </w:pPr>
            <w:r w:rsidDel="00000000" w:rsidR="00000000" w:rsidRPr="00000000">
              <w:rPr>
                <w:b w:val="1"/>
                <w:sz w:val="20"/>
                <w:szCs w:val="20"/>
                <w:rtl w:val="0"/>
              </w:rPr>
              <w:t xml:space="preserve">Dependencia</w:t>
            </w:r>
          </w:p>
        </w:tc>
        <w:tc>
          <w:tcPr>
            <w:shd w:fill="ffffff" w:val="clear"/>
          </w:tcPr>
          <w:p w:rsidR="00000000" w:rsidDel="00000000" w:rsidP="00000000" w:rsidRDefault="00000000" w:rsidRPr="00000000" w14:paraId="00000164">
            <w:pPr>
              <w:jc w:val="both"/>
              <w:rPr>
                <w:b w:val="1"/>
                <w:sz w:val="20"/>
                <w:szCs w:val="20"/>
              </w:rPr>
            </w:pPr>
            <w:r w:rsidDel="00000000" w:rsidR="00000000" w:rsidRPr="00000000">
              <w:rPr>
                <w:b w:val="1"/>
                <w:sz w:val="20"/>
                <w:szCs w:val="20"/>
                <w:rtl w:val="0"/>
              </w:rPr>
              <w:t xml:space="preserve">Fecha</w:t>
            </w:r>
          </w:p>
        </w:tc>
        <w:tc>
          <w:tcPr>
            <w:shd w:fill="ffffff" w:val="clear"/>
          </w:tcPr>
          <w:p w:rsidR="00000000" w:rsidDel="00000000" w:rsidP="00000000" w:rsidRDefault="00000000" w:rsidRPr="00000000" w14:paraId="00000165">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shd w:fill="ffffff" w:val="clear"/>
          </w:tcPr>
          <w:p w:rsidR="00000000" w:rsidDel="00000000" w:rsidP="00000000" w:rsidRDefault="00000000" w:rsidRPr="00000000" w14:paraId="00000166">
            <w:pPr>
              <w:jc w:val="both"/>
              <w:rPr>
                <w:b w:val="1"/>
                <w:sz w:val="20"/>
                <w:szCs w:val="20"/>
              </w:rPr>
            </w:pPr>
            <w:r w:rsidDel="00000000" w:rsidR="00000000" w:rsidRPr="00000000">
              <w:rPr>
                <w:b w:val="1"/>
                <w:sz w:val="20"/>
                <w:szCs w:val="20"/>
                <w:rtl w:val="0"/>
              </w:rPr>
              <w:t xml:space="preserve">Autor (es)</w:t>
            </w:r>
          </w:p>
        </w:tc>
        <w:tc>
          <w:tcPr>
            <w:shd w:fill="ffffff" w:val="clear"/>
          </w:tcPr>
          <w:p w:rsidR="00000000" w:rsidDel="00000000" w:rsidP="00000000" w:rsidRDefault="00000000" w:rsidRPr="00000000" w14:paraId="00000167">
            <w:pPr>
              <w:jc w:val="center"/>
              <w:rPr>
                <w:b w:val="1"/>
                <w:sz w:val="20"/>
                <w:szCs w:val="20"/>
              </w:rPr>
            </w:pPr>
            <w:r w:rsidDel="00000000" w:rsidR="00000000" w:rsidRPr="00000000">
              <w:rPr>
                <w:rtl w:val="0"/>
              </w:rPr>
            </w:r>
          </w:p>
        </w:tc>
        <w:tc>
          <w:tcPr>
            <w:shd w:fill="ffffff" w:val="clear"/>
          </w:tcPr>
          <w:p w:rsidR="00000000" w:rsidDel="00000000" w:rsidP="00000000" w:rsidRDefault="00000000" w:rsidRPr="00000000" w14:paraId="00000168">
            <w:pPr>
              <w:jc w:val="both"/>
              <w:rPr>
                <w:b w:val="1"/>
                <w:sz w:val="20"/>
                <w:szCs w:val="20"/>
              </w:rPr>
            </w:pPr>
            <w:r w:rsidDel="00000000" w:rsidR="00000000" w:rsidRPr="00000000">
              <w:rPr>
                <w:rtl w:val="0"/>
              </w:rPr>
            </w:r>
          </w:p>
        </w:tc>
        <w:tc>
          <w:tcPr>
            <w:shd w:fill="ffffff" w:val="clear"/>
          </w:tcPr>
          <w:p w:rsidR="00000000" w:rsidDel="00000000" w:rsidP="00000000" w:rsidRDefault="00000000" w:rsidRPr="00000000" w14:paraId="00000169">
            <w:pPr>
              <w:jc w:val="both"/>
              <w:rPr>
                <w:b w:val="1"/>
                <w:sz w:val="20"/>
                <w:szCs w:val="20"/>
              </w:rPr>
            </w:pPr>
            <w:r w:rsidDel="00000000" w:rsidR="00000000" w:rsidRPr="00000000">
              <w:rPr>
                <w:rtl w:val="0"/>
              </w:rPr>
            </w:r>
          </w:p>
        </w:tc>
        <w:tc>
          <w:tcPr>
            <w:shd w:fill="ffffff" w:val="clear"/>
          </w:tcPr>
          <w:p w:rsidR="00000000" w:rsidDel="00000000" w:rsidP="00000000" w:rsidRDefault="00000000" w:rsidRPr="00000000" w14:paraId="0000016A">
            <w:pPr>
              <w:jc w:val="both"/>
              <w:rPr>
                <w:b w:val="1"/>
                <w:sz w:val="20"/>
                <w:szCs w:val="20"/>
              </w:rPr>
            </w:pPr>
            <w:r w:rsidDel="00000000" w:rsidR="00000000" w:rsidRPr="00000000">
              <w:rPr>
                <w:rtl w:val="0"/>
              </w:rPr>
            </w:r>
          </w:p>
        </w:tc>
        <w:tc>
          <w:tcPr>
            <w:shd w:fill="ffffff" w:val="clear"/>
          </w:tcPr>
          <w:p w:rsidR="00000000" w:rsidDel="00000000" w:rsidP="00000000" w:rsidRDefault="00000000" w:rsidRPr="00000000" w14:paraId="0000016B">
            <w:pPr>
              <w:jc w:val="both"/>
              <w:rPr>
                <w:b w:val="1"/>
                <w:sz w:val="20"/>
                <w:szCs w:val="20"/>
              </w:rPr>
            </w:pPr>
            <w:r w:rsidDel="00000000" w:rsidR="00000000" w:rsidRPr="00000000">
              <w:rPr>
                <w:rtl w:val="0"/>
              </w:rPr>
            </w:r>
          </w:p>
        </w:tc>
      </w:tr>
    </w:tbl>
    <w:p w:rsidR="00000000" w:rsidDel="00000000" w:rsidP="00000000" w:rsidRDefault="00000000" w:rsidRPr="00000000" w14:paraId="0000016C">
      <w:pPr>
        <w:rPr>
          <w:sz w:val="20"/>
          <w:szCs w:val="20"/>
        </w:rPr>
      </w:pPr>
      <w:r w:rsidDel="00000000" w:rsidR="00000000" w:rsidRPr="00000000">
        <w:rPr>
          <w:rtl w:val="0"/>
        </w:rPr>
      </w:r>
    </w:p>
    <w:sectPr>
      <w:headerReference r:id="rId48" w:type="default"/>
      <w:footerReference r:id="rId4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Zvi Daniel Grosman Landaez" w:id="1" w:date="2021-09-26T20:07:00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esta imagen, elaborada por el experto temático.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Innovación Pedagógica</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-Capacidades y habilidades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-Medios y materiales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-Acciones y valores</w:t>
      </w:r>
    </w:p>
  </w:comment>
  <w:comment w:author="Zvi Daniel Grosman Landaez" w:id="13" w:date="2021-09-26T21:43:00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https://www.un.org/sustainabledevelopment/es/2015/09/la-asamblea-general-adopta-la-agenda-2030-para-el-desarrollo-sostenible/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(Naciones Unidas , 2015)</w:t>
      </w:r>
    </w:p>
  </w:comment>
  <w:comment w:author="Zvi Daniel Grosman Landaez" w:id="10" w:date="2021-09-26T21:21:00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vi Daniel Grosman Landaez" w:id="6" w:date="2021-09-26T21:12:00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Zvi Daniel Grosman Landaez" w:id="5" w:date="2021-09-26T20:29:00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esta imagen, elaborada por el experto temático.</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STEM</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Ciencia</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Matemáticas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+Otras asignaturas</w:t>
      </w:r>
    </w:p>
  </w:comment>
  <w:comment w:author="Zvi Daniel Grosman Landaez" w:id="16" w:date="2021-09-26T21:58:00Z">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una yuxtaposición con la siguiente imagen:</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https://www.freepik.es/foto-gratis/cerebro-escribe-tiza-blanca-mano-dibuja-concepto_6170400.htm#page=1&amp;query=cerebro&amp;from_query=hemisferios+cerebrales&amp;position=0</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Intervenir la misma, para que al lado izquierdo se vea como la parte analítica con las habilidades duras y del lado derecho del cerebro las artísticas con las habilidades blandas, colocando los textos según el lado que corresponda (como en la creación realizada por el experto).</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duras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Lectoescritura</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 numérica</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 científico</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TIC</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Conocimiento financiero</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y cívica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Pensamiento crítico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Solución de problemas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Habilidades blandas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Curiosidad</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Liderazgo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Persistencia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Adaptabilidad</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Conciencia social y cultural</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Colaboración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Creatividad</w:t>
      </w:r>
    </w:p>
  </w:comment>
  <w:comment w:author="Zvi Daniel Grosman Landaez" w:id="2" w:date="2021-09-26T20:09:00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a color</w:t>
      </w:r>
    </w:p>
  </w:comment>
  <w:comment w:author="Zvi Daniel Grosman Landaez" w:id="11" w:date="2021-09-26T21:25:0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 o como un elemento gráfico destacado, como, por ejemplo:</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Colocando cada párrafo como información tipo slider, que se muestra desde un celular.</w:t>
      </w:r>
    </w:p>
  </w:comment>
  <w:comment w:author="Zvi Daniel Grosman Landaez" w:id="9" w:date="2021-09-26T21:19:00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texto color F</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https://www.freepik.es/iconos-gratis/conexion-internet_15233542.htm#page=1&amp;query=tecnolog%C3%ADa&amp;position=8</w:t>
      </w:r>
    </w:p>
  </w:comment>
  <w:comment w:author="Zvi Daniel Grosman Landaez" w:id="3" w:date="2021-09-26T20:14:00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esta imagen, elaborada por el experto temático.</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Autonomía institucional</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Reconocimiento de las singularidades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Dinámica institucional</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Prácticas individuales: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Optimización de talleres y guías de aprendizaje integrados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Planes de área con metodologías activas: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aporten a las articulaciones estratégicas entre las áreas y los PPT y la reflexión frente a los procesos de evaluación formativa.</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de áreas:</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Mayor articulación reflejados en planes de área integrados y transversalizadas, desde metodologías activas y procesos de evaluación formativa que se reflejen en el SIEE.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Curricular: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Integración por nodos, núcleos o unidades temáticas, apropiación de directivos y docentes en la gestión curricular.</w:t>
      </w:r>
    </w:p>
  </w:comment>
  <w:comment w:author="Zvi Daniel Grosman Landaez" w:id="12" w:date="2021-09-26T21:36:00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ULEIDY MARIA RUIZ TORRES" w:id="0" w:date="2021-10-28T14:36:05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vi Daniel Grosman Landaez" w:id="4" w:date="2021-09-26T20:24: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el rediseño de esta imagen, elaborada por el experto temático.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sistema solar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Ciencias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Matemáticas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Artes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Ciencias sociales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p>
  </w:comment>
  <w:comment w:author="Zvi Daniel Grosman Landaez" w:id="7" w:date="2021-09-26T21:13:0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imagen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World Economic Forum</w:t>
      </w:r>
    </w:p>
  </w:comment>
  <w:comment w:author="Zvi Daniel Grosman Landaez" w:id="8" w:date="2021-10-19T16:13:03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Enlace solicitado:</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Iberdrola (s.f.) Según datos del World Economic Forum:</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https://www.iberdrola.com/wcorp/gc/prod/es_ES/comunicacion/profesionales_stem_2_res/IB_Futuro_Trabajos_Factores_Tecnologicos_Cambio_ESP.jpg</w:t>
      </w:r>
    </w:p>
  </w:comment>
  <w:comment w:author="Zvi Daniel Grosman Landaez" w:id="14" w:date="2021-09-26T21:46:00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Zvi Daniel Grosman Landaez" w:id="15" w:date="2021-09-26T21:48:00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D" w15:done="0"/>
  <w15:commentEx w15:paraId="00000180" w15:done="0"/>
  <w15:commentEx w15:paraId="00000181" w15:done="0"/>
  <w15:commentEx w15:paraId="00000182" w15:done="0"/>
  <w15:commentEx w15:paraId="0000018E" w15:done="0"/>
  <w15:commentEx w15:paraId="000001AA" w15:done="0"/>
  <w15:commentEx w15:paraId="000001AB" w15:done="0"/>
  <w15:commentEx w15:paraId="000001B0" w15:done="0"/>
  <w15:commentEx w15:paraId="000001B5" w15:done="0"/>
  <w15:commentEx w15:paraId="000001C7" w15:done="0"/>
  <w15:commentEx w15:paraId="000001C8" w15:done="0"/>
  <w15:commentEx w15:paraId="000001C9" w15:done="0"/>
  <w15:commentEx w15:paraId="000001D4" w15:done="0"/>
  <w15:commentEx w15:paraId="000001D8" w15:done="0"/>
  <w15:commentEx w15:paraId="000001E0" w15:paraIdParent="000001D8" w15:done="0"/>
  <w15:commentEx w15:paraId="000001E1" w15:done="0"/>
  <w15:commentEx w15:paraId="000001E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7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169"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3"/>
      <w:numFmt w:val="decimal"/>
      <w:lvlText w:val="%1."/>
      <w:lvlJc w:val="left"/>
      <w:pPr>
        <w:ind w:left="720" w:hanging="360"/>
      </w:pPr>
      <w:rPr/>
    </w:lvl>
    <w:lvl w:ilvl="1">
      <w:start w:val="1"/>
      <w:numFmt w:val="decimal"/>
      <w:lvlText w:val="%1.%2."/>
      <w:lvlJc w:val="left"/>
      <w:pPr>
        <w:ind w:left="899" w:hanging="389.9999999999999"/>
      </w:pPr>
      <w:rPr/>
    </w:lvl>
    <w:lvl w:ilvl="2">
      <w:start w:val="1"/>
      <w:numFmt w:val="decimal"/>
      <w:lvlText w:val="%1.%2.%3."/>
      <w:lvlJc w:val="left"/>
      <w:pPr>
        <w:ind w:left="1378" w:hanging="719.9999999999998"/>
      </w:pPr>
      <w:rPr/>
    </w:lvl>
    <w:lvl w:ilvl="3">
      <w:start w:val="1"/>
      <w:numFmt w:val="decimal"/>
      <w:lvlText w:val="%1.%2.%3.%4."/>
      <w:lvlJc w:val="left"/>
      <w:pPr>
        <w:ind w:left="1527" w:hanging="720.0000000000002"/>
      </w:pPr>
      <w:rPr/>
    </w:lvl>
    <w:lvl w:ilvl="4">
      <w:start w:val="1"/>
      <w:numFmt w:val="decimal"/>
      <w:lvlText w:val="%1.%2.%3.%4.%5."/>
      <w:lvlJc w:val="left"/>
      <w:pPr>
        <w:ind w:left="2036" w:hanging="1080"/>
      </w:pPr>
      <w:rPr/>
    </w:lvl>
    <w:lvl w:ilvl="5">
      <w:start w:val="1"/>
      <w:numFmt w:val="decimal"/>
      <w:lvlText w:val="%1.%2.%3.%4.%5.%6."/>
      <w:lvlJc w:val="left"/>
      <w:pPr>
        <w:ind w:left="2185" w:hanging="1080"/>
      </w:pPr>
      <w:rPr/>
    </w:lvl>
    <w:lvl w:ilvl="6">
      <w:start w:val="1"/>
      <w:numFmt w:val="decimal"/>
      <w:lvlText w:val="%1.%2.%3.%4.%5.%6.%7."/>
      <w:lvlJc w:val="left"/>
      <w:pPr>
        <w:ind w:left="2694" w:hanging="1440.0000000000005"/>
      </w:pPr>
      <w:rPr/>
    </w:lvl>
    <w:lvl w:ilvl="7">
      <w:start w:val="1"/>
      <w:numFmt w:val="decimal"/>
      <w:lvlText w:val="%1.%2.%3.%4.%5.%6.%7.%8."/>
      <w:lvlJc w:val="left"/>
      <w:pPr>
        <w:ind w:left="2843" w:hanging="1440"/>
      </w:pPr>
      <w:rPr/>
    </w:lvl>
    <w:lvl w:ilvl="8">
      <w:start w:val="1"/>
      <w:numFmt w:val="decimal"/>
      <w:lvlText w:val="%1.%2.%3.%4.%5.%6.%7.%8.%9."/>
      <w:lvlJc w:val="left"/>
      <w:pPr>
        <w:ind w:left="3352"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paragraph" w:styleId="Default" w:customStyle="1">
    <w:name w:val="Default"/>
    <w:rsid w:val="00620D54"/>
    <w:pPr>
      <w:autoSpaceDE w:val="0"/>
      <w:autoSpaceDN w:val="0"/>
      <w:adjustRightInd w:val="0"/>
      <w:spacing w:line="240" w:lineRule="auto"/>
    </w:pPr>
    <w:rPr>
      <w:rFonts w:ascii="Calibri" w:cs="Calibri" w:hAnsi="Calibri"/>
      <w:color w:val="000000"/>
      <w:sz w:val="24"/>
      <w:szCs w:val="24"/>
      <w:lang w:val="en-US"/>
    </w:rPr>
  </w:style>
  <w:style w:type="paragraph" w:styleId="Bibliografa">
    <w:name w:val="Bibliography"/>
    <w:basedOn w:val="Normal"/>
    <w:next w:val="Normal"/>
    <w:uiPriority w:val="37"/>
    <w:unhideWhenUsed w:val="1"/>
    <w:rsid w:val="00E57D8D"/>
  </w:style>
  <w:style w:type="character" w:styleId="Mencinsinresolver">
    <w:name w:val="Unresolved Mention"/>
    <w:basedOn w:val="Fuentedeprrafopredeter"/>
    <w:uiPriority w:val="99"/>
    <w:semiHidden w:val="1"/>
    <w:unhideWhenUsed w:val="1"/>
    <w:rsid w:val="00971BC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obsbusiness.school/es/blog-investigacion/social-media/competencias-digitales-aprendizaje-continuo" TargetMode="External"/><Relationship Id="rId42" Type="http://schemas.openxmlformats.org/officeDocument/2006/relationships/hyperlink" Target="https://ri.conicet.gov.ar/handle/11336/78451" TargetMode="External"/><Relationship Id="rId41" Type="http://schemas.openxmlformats.org/officeDocument/2006/relationships/hyperlink" Target="https://www.portafolio.co/economia/el-pais-tendra-450-000-trabajos-stem-en-2030-537699" TargetMode="External"/><Relationship Id="rId44" Type="http://schemas.openxmlformats.org/officeDocument/2006/relationships/hyperlink" Target="https://cfp.us.es/web/elearning/guia/_07.htm" TargetMode="External"/><Relationship Id="rId43" Type="http://schemas.openxmlformats.org/officeDocument/2006/relationships/hyperlink" Target="http://cca.org.mx/profesores/cursos/hmfbc_2/m3/u2-01.html" TargetMode="External"/><Relationship Id="rId46" Type="http://schemas.openxmlformats.org/officeDocument/2006/relationships/hyperlink" Target="https://docplayer.es/142341611-Universidad-tecnica-del-norte.html" TargetMode="External"/><Relationship Id="rId45" Type="http://schemas.openxmlformats.org/officeDocument/2006/relationships/hyperlink" Target="https://www.researchgate.net/publication/28170494_La_gestion_de_los_procesos_de_innovacio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48" Type="http://schemas.openxmlformats.org/officeDocument/2006/relationships/header" Target="header1.xml"/><Relationship Id="rId47" Type="http://schemas.openxmlformats.org/officeDocument/2006/relationships/hyperlink" Target="https://www.redalyc.org/pdf/860/86019348008.pdf" TargetMode="External"/><Relationship Id="rId4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phet.colorado.edu/en/simulations/category/new" TargetMode="External"/><Relationship Id="rId30" Type="http://schemas.openxmlformats.org/officeDocument/2006/relationships/hyperlink" Target="https://webdelmaestrocmf.com/portal/como-evaluar-mediante-rubricas-engoogle-classroom/" TargetMode="External"/><Relationship Id="rId33" Type="http://schemas.openxmlformats.org/officeDocument/2006/relationships/hyperlink" Target="https://www.significados.com/valores/" TargetMode="External"/><Relationship Id="rId32" Type="http://schemas.openxmlformats.org/officeDocument/2006/relationships/hyperlink" Target="https://books.google.es/books?hl=es&amp;lr=&amp;id=3X9ap9zweMAC&amp;oi=fnd&amp;pg=PA11&amp;dq=trabajo+en+equipo&amp;ots=dNrKfPdxov&amp;sig=6wvxBfe7sZ2ZkA7oreYCRDOJY5w#v=onepage&amp;q=trabajo%20en%20equipo&amp;f=false" TargetMode="External"/><Relationship Id="rId35" Type="http://schemas.openxmlformats.org/officeDocument/2006/relationships/hyperlink" Target="https://www.educaweb.com/noticia/2018/09/18/10-trabajos-futuro-muy-ligados-tecnologias-18560/" TargetMode="External"/><Relationship Id="rId34" Type="http://schemas.openxmlformats.org/officeDocument/2006/relationships/hyperlink" Target="https://repositorio.comillas.edu/xmlui/bitstream/handle/11531/42999/TFG%20-%20Guemes%20Gonzalez%2c%20Elena.pdf?sequence=1&amp;isAllowed=y" TargetMode="External"/><Relationship Id="rId37" Type="http://schemas.openxmlformats.org/officeDocument/2006/relationships/hyperlink" Target="https://www.iberdrola.com/talento/profesionales-stem" TargetMode="External"/><Relationship Id="rId36" Type="http://schemas.openxmlformats.org/officeDocument/2006/relationships/hyperlink" Target="https://www.euroinnova.co/modulos-formativos#:~:text=Un%20m%C3%B3dulo%20formativo%20es%20un,competencia%20especifica%20que%20se%20aplica%2C" TargetMode="External"/><Relationship Id="rId39" Type="http://schemas.openxmlformats.org/officeDocument/2006/relationships/hyperlink" Target="https://www.un.org/sustainabledevelopment/es/development-agenda/" TargetMode="External"/><Relationship Id="rId38" Type="http://schemas.openxmlformats.org/officeDocument/2006/relationships/hyperlink" Target="https://revistas.usal.es/index.php/1130-3743/article/view/3089/3116" TargetMode="External"/><Relationship Id="rId20" Type="http://schemas.openxmlformats.org/officeDocument/2006/relationships/hyperlink" Target="https://unstats.un.org/sdgs/report/2019/goal-04/" TargetMode="External"/><Relationship Id="rId22" Type="http://schemas.openxmlformats.org/officeDocument/2006/relationships/hyperlink" Target="https://www.un.org/sites/un2.un.org/files/policy_brief_on_covid_impact_on_children_16_april_2020.pdf" TargetMode="External"/><Relationship Id="rId21" Type="http://schemas.openxmlformats.org/officeDocument/2006/relationships/hyperlink" Target="https://en.unesco.org/covid19/educationresponse" TargetMode="External"/><Relationship Id="rId24" Type="http://schemas.openxmlformats.org/officeDocument/2006/relationships/image" Target="media/image2.png"/><Relationship Id="rId23" Type="http://schemas.openxmlformats.org/officeDocument/2006/relationships/image" Target="media/image3.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3.png"/><Relationship Id="rId29" Type="http://schemas.openxmlformats.org/officeDocument/2006/relationships/hyperlink" Target="https://www.gob.mx/cms/uploads/attachment/file/444450/Marco_de_habilidades_digitales_vf.pdf" TargetMode="External"/><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8.jp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15.jpg"/><Relationship Id="rId17" Type="http://schemas.openxmlformats.org/officeDocument/2006/relationships/hyperlink" Target="https://www.bbva.com/es/especiales/objetivos-de-desarrollo-sostenibles/" TargetMode="External"/><Relationship Id="rId16" Type="http://schemas.openxmlformats.org/officeDocument/2006/relationships/hyperlink" Target="https://www.bbva.com/es/opinion/el-coronavirus-un-inesperado-aliado-de-la-digitalizacion/" TargetMode="External"/><Relationship Id="rId19" Type="http://schemas.openxmlformats.org/officeDocument/2006/relationships/hyperlink" Target="http://uis.unesco.org/en/topic/out-school-children-and-youth" TargetMode="External"/><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bIGmAIOGD6C+dLi3e9+UKCc0g==">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